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40" w:lineRule="auto"/>
        <w:ind w:firstLine="0"/>
        <w:jc w:val="center"/>
        <w:rPr>
          <w:b w:val="1"/>
          <w:smallCaps w:val="1"/>
        </w:rPr>
      </w:pPr>
      <w:r w:rsidDel="00000000" w:rsidR="00000000" w:rsidRPr="00000000">
        <w:rPr>
          <w:b w:val="1"/>
          <w:smallCaps w:val="1"/>
          <w:rtl w:val="0"/>
        </w:rPr>
        <w:t xml:space="preserve">INSTITUTO FEDERAL DE EDUCAÇÃO, CIÊNCIA E TECNOLOGIA DE SANTA CATARINA – CÂMPUS FLORIANÓPOLIS</w:t>
      </w:r>
    </w:p>
    <w:p w:rsidR="00000000" w:rsidDel="00000000" w:rsidP="00000000" w:rsidRDefault="00000000" w:rsidRPr="00000000" w14:paraId="00000002">
      <w:pPr>
        <w:spacing w:before="0" w:line="240" w:lineRule="auto"/>
        <w:ind w:firstLine="0"/>
        <w:jc w:val="center"/>
        <w:rPr>
          <w:b w:val="1"/>
          <w:smallCaps w:val="1"/>
        </w:rPr>
      </w:pPr>
      <w:r w:rsidDel="00000000" w:rsidR="00000000" w:rsidRPr="00000000">
        <w:rPr>
          <w:b w:val="1"/>
          <w:smallCaps w:val="1"/>
          <w:rtl w:val="0"/>
        </w:rPr>
        <w:t xml:space="preserve">DEPARTAMENTO ACADÊMICO DE ELETRÔNICA</w:t>
      </w:r>
    </w:p>
    <w:p w:rsidR="00000000" w:rsidDel="00000000" w:rsidP="00000000" w:rsidRDefault="00000000" w:rsidRPr="00000000" w14:paraId="00000003">
      <w:pPr>
        <w:spacing w:before="0" w:line="240" w:lineRule="auto"/>
        <w:ind w:firstLine="0"/>
        <w:jc w:val="center"/>
        <w:rPr>
          <w:b w:val="1"/>
          <w:smallCaps w:val="1"/>
        </w:rPr>
      </w:pPr>
      <w:r w:rsidDel="00000000" w:rsidR="00000000" w:rsidRPr="00000000">
        <w:rPr>
          <w:b w:val="1"/>
          <w:smallCaps w:val="1"/>
          <w:rtl w:val="0"/>
        </w:rPr>
        <w:t xml:space="preserve">CURSO DE GRADUAÇÃO EM ENGENHARIA ELETRÔNICA</w:t>
      </w:r>
      <w:r w:rsidDel="00000000" w:rsidR="00000000" w:rsidRPr="00000000">
        <w:rPr>
          <w:rtl w:val="0"/>
        </w:rPr>
      </w:r>
    </w:p>
    <w:p w:rsidR="00000000" w:rsidDel="00000000" w:rsidP="00000000" w:rsidRDefault="00000000" w:rsidRPr="00000000" w14:paraId="00000004">
      <w:pPr>
        <w:ind w:firstLine="0"/>
        <w:jc w:val="center"/>
        <w:rPr>
          <w:b w:val="1"/>
          <w:sz w:val="32"/>
          <w:szCs w:val="32"/>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NYCOLAS COELHO DE ABREU</w:t>
      </w: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tabs>
          <w:tab w:val="left" w:pos="3768"/>
        </w:tabs>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highlight w:val="yellow"/>
          <w:u w:val="none"/>
          <w:vertAlign w:val="baseline"/>
        </w:rPr>
      </w:pPr>
      <w:r w:rsidDel="00000000" w:rsidR="00000000" w:rsidRPr="00000000">
        <w:rPr>
          <w:rFonts w:ascii="Arial" w:cs="Arial" w:eastAsia="Arial" w:hAnsi="Arial"/>
          <w:b w:val="1"/>
          <w:i w:val="0"/>
          <w:smallCaps w:val="1"/>
          <w:strike w:val="0"/>
          <w:color w:val="000000"/>
          <w:sz w:val="28"/>
          <w:szCs w:val="28"/>
          <w:highlight w:val="yellow"/>
          <w:u w:val="none"/>
          <w:vertAlign w:val="baseline"/>
          <w:rtl w:val="0"/>
        </w:rPr>
        <w:t xml:space="preserve">TÍTULO DO TRABALHO: </w:t>
      </w:r>
      <w:r w:rsidDel="00000000" w:rsidR="00000000" w:rsidRPr="00000000">
        <w:rPr>
          <w:rFonts w:ascii="Arial" w:cs="Arial" w:eastAsia="Arial" w:hAnsi="Arial"/>
          <w:b w:val="1"/>
          <w:i w:val="0"/>
          <w:smallCaps w:val="0"/>
          <w:strike w:val="0"/>
          <w:color w:val="000000"/>
          <w:sz w:val="28"/>
          <w:szCs w:val="28"/>
          <w:highlight w:val="yellow"/>
          <w:u w:val="none"/>
          <w:vertAlign w:val="baseline"/>
          <w:rtl w:val="0"/>
        </w:rPr>
        <w:t xml:space="preserve">e subtítulo se houver</w:t>
      </w:r>
      <w:r w:rsidDel="00000000" w:rsidR="00000000" w:rsidRPr="00000000">
        <w:rPr>
          <w:rtl w:val="0"/>
        </w:rPr>
      </w:r>
    </w:p>
    <w:p w:rsidR="00000000" w:rsidDel="00000000" w:rsidP="00000000" w:rsidRDefault="00000000" w:rsidRPr="00000000" w14:paraId="00000011">
      <w:pPr>
        <w:jc w:val="center"/>
        <w:rPr>
          <w:b w:val="1"/>
          <w:sz w:val="36"/>
          <w:szCs w:val="36"/>
        </w:rPr>
      </w:pPr>
      <w:r w:rsidDel="00000000" w:rsidR="00000000" w:rsidRPr="00000000">
        <w:rPr>
          <w:rtl w:val="0"/>
        </w:rPr>
      </w:r>
    </w:p>
    <w:p w:rsidR="00000000" w:rsidDel="00000000" w:rsidP="00000000" w:rsidRDefault="00000000" w:rsidRPr="00000000" w14:paraId="00000012">
      <w:pPr>
        <w:jc w:val="center"/>
        <w:rPr>
          <w:b w:val="1"/>
          <w:sz w:val="32"/>
          <w:szCs w:val="32"/>
        </w:rPr>
      </w:pPr>
      <w:r w:rsidDel="00000000" w:rsidR="00000000" w:rsidRPr="00000000">
        <w:rPr>
          <w:rtl w:val="0"/>
        </w:rPr>
      </w:r>
    </w:p>
    <w:p w:rsidR="00000000" w:rsidDel="00000000" w:rsidP="00000000" w:rsidRDefault="00000000" w:rsidRPr="00000000" w14:paraId="00000013">
      <w:pPr>
        <w:jc w:val="center"/>
        <w:rPr>
          <w:b w:val="1"/>
          <w:sz w:val="32"/>
          <w:szCs w:val="32"/>
        </w:rPr>
      </w:pPr>
      <w:r w:rsidDel="00000000" w:rsidR="00000000" w:rsidRPr="00000000">
        <w:rPr>
          <w:rtl w:val="0"/>
        </w:rPr>
      </w:r>
    </w:p>
    <w:p w:rsidR="00000000" w:rsidDel="00000000" w:rsidP="00000000" w:rsidRDefault="00000000" w:rsidRPr="00000000" w14:paraId="00000014">
      <w:pPr>
        <w:jc w:val="center"/>
        <w:rPr>
          <w:b w:val="1"/>
          <w:sz w:val="32"/>
          <w:szCs w:val="32"/>
        </w:rPr>
      </w:pPr>
      <w:r w:rsidDel="00000000" w:rsidR="00000000" w:rsidRPr="00000000">
        <w:rPr>
          <w:rtl w:val="0"/>
        </w:rPr>
      </w:r>
    </w:p>
    <w:p w:rsidR="00000000" w:rsidDel="00000000" w:rsidP="00000000" w:rsidRDefault="00000000" w:rsidRPr="00000000" w14:paraId="00000015">
      <w:pPr>
        <w:jc w:val="center"/>
        <w:rPr>
          <w:b w:val="1"/>
          <w:sz w:val="32"/>
          <w:szCs w:val="32"/>
        </w:rPr>
      </w:pPr>
      <w:r w:rsidDel="00000000" w:rsidR="00000000" w:rsidRPr="00000000">
        <w:rPr>
          <w:rtl w:val="0"/>
        </w:rPr>
      </w:r>
    </w:p>
    <w:p w:rsidR="00000000" w:rsidDel="00000000" w:rsidP="00000000" w:rsidRDefault="00000000" w:rsidRPr="00000000" w14:paraId="00000016">
      <w:pPr>
        <w:jc w:val="center"/>
        <w:rPr>
          <w:b w:val="1"/>
          <w:sz w:val="32"/>
          <w:szCs w:val="32"/>
        </w:rPr>
      </w:pPr>
      <w:r w:rsidDel="00000000" w:rsidR="00000000" w:rsidRPr="00000000">
        <w:rPr>
          <w:rtl w:val="0"/>
        </w:rPr>
      </w:r>
    </w:p>
    <w:p w:rsidR="00000000" w:rsidDel="00000000" w:rsidP="00000000" w:rsidRDefault="00000000" w:rsidRPr="00000000" w14:paraId="00000017">
      <w:pPr>
        <w:jc w:val="center"/>
        <w:rPr>
          <w:b w:val="1"/>
          <w:sz w:val="32"/>
          <w:szCs w:val="32"/>
        </w:rPr>
      </w:pPr>
      <w:r w:rsidDel="00000000" w:rsidR="00000000" w:rsidRPr="00000000">
        <w:rPr>
          <w:rtl w:val="0"/>
        </w:rPr>
      </w:r>
    </w:p>
    <w:p w:rsidR="00000000" w:rsidDel="00000000" w:rsidP="00000000" w:rsidRDefault="00000000" w:rsidRPr="00000000" w14:paraId="00000018">
      <w:pPr>
        <w:jc w:val="center"/>
        <w:rPr>
          <w:b w:val="1"/>
          <w:sz w:val="32"/>
          <w:szCs w:val="32"/>
        </w:rPr>
      </w:pPr>
      <w:r w:rsidDel="00000000" w:rsidR="00000000" w:rsidRPr="00000000">
        <w:rPr>
          <w:rtl w:val="0"/>
        </w:rPr>
      </w:r>
    </w:p>
    <w:p w:rsidR="00000000" w:rsidDel="00000000" w:rsidP="00000000" w:rsidRDefault="00000000" w:rsidRPr="00000000" w14:paraId="00000019">
      <w:pPr>
        <w:jc w:val="center"/>
        <w:rPr>
          <w:b w:val="1"/>
          <w:sz w:val="32"/>
          <w:szCs w:val="32"/>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FLORIANÓPOLIS, 20</w:t>
      </w:r>
      <w:r w:rsidDel="00000000" w:rsidR="00000000" w:rsidRPr="00000000">
        <w:rPr>
          <w:b w:val="1"/>
          <w:smallCaps w:val="1"/>
          <w:rtl w:val="0"/>
        </w:rPr>
        <w:t xml:space="preserve">22</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INSTITUTO FEDERAL DE EDUCAÇÃO, CIÊNCIA E TECNOLOGIA DE SANTA CATARINA – C</w:t>
      </w:r>
      <w:r w:rsidDel="00000000" w:rsidR="00000000" w:rsidRPr="00000000">
        <w:rPr>
          <w:b w:val="1"/>
          <w:smallCaps w:val="1"/>
          <w:rtl w:val="0"/>
        </w:rPr>
        <w:t xml:space="preserve">ÂMPUS FLORIANÓPOLIS</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DEPARTAMENTO ACADÊMICO DE </w:t>
      </w:r>
      <w:r w:rsidDel="00000000" w:rsidR="00000000" w:rsidRPr="00000000">
        <w:rPr>
          <w:b w:val="1"/>
          <w:smallCaps w:val="1"/>
          <w:rtl w:val="0"/>
        </w:rPr>
        <w:t xml:space="preserve">ELETRÔNICA</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CURSO DE GRADUAÇÃO EM </w:t>
      </w:r>
      <w:r w:rsidDel="00000000" w:rsidR="00000000" w:rsidRPr="00000000">
        <w:rPr>
          <w:b w:val="1"/>
          <w:smallCaps w:val="1"/>
          <w:rtl w:val="0"/>
        </w:rPr>
        <w:t xml:space="preserve">ENGENHARIA ELETRÔNICA</w:t>
      </w:r>
      <w:r w:rsidDel="00000000" w:rsidR="00000000" w:rsidRPr="00000000">
        <w:rPr>
          <w:rtl w:val="0"/>
        </w:rPr>
      </w:r>
    </w:p>
    <w:p w:rsidR="00000000" w:rsidDel="00000000" w:rsidP="00000000" w:rsidRDefault="00000000" w:rsidRPr="00000000" w14:paraId="0000001E">
      <w:pPr>
        <w:ind w:firstLine="0"/>
        <w:jc w:val="center"/>
        <w:rPr>
          <w:b w:val="1"/>
          <w:sz w:val="32"/>
          <w:szCs w:val="32"/>
        </w:rPr>
      </w:pPr>
      <w:r w:rsidDel="00000000" w:rsidR="00000000" w:rsidRPr="00000000">
        <w:rPr>
          <w:rtl w:val="0"/>
        </w:rPr>
      </w:r>
    </w:p>
    <w:p w:rsidR="00000000" w:rsidDel="00000000" w:rsidP="00000000" w:rsidRDefault="00000000" w:rsidRPr="00000000" w14:paraId="0000001F">
      <w:pPr>
        <w:ind w:firstLine="0"/>
        <w:jc w:val="center"/>
        <w:rPr>
          <w:b w:val="1"/>
          <w:sz w:val="32"/>
          <w:szCs w:val="32"/>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spacing w:before="0" w:line="240" w:lineRule="auto"/>
        <w:ind w:firstLine="0"/>
        <w:jc w:val="center"/>
        <w:rPr>
          <w:b w:val="1"/>
          <w:smallCaps w:val="1"/>
        </w:rPr>
      </w:pPr>
      <w:r w:rsidDel="00000000" w:rsidR="00000000" w:rsidRPr="00000000">
        <w:rPr>
          <w:b w:val="1"/>
          <w:smallCaps w:val="1"/>
          <w:rtl w:val="0"/>
        </w:rPr>
        <w:t xml:space="preserve">NYCOLAS COELHO DE ABREU</w:t>
      </w:r>
    </w:p>
    <w:p w:rsidR="00000000" w:rsidDel="00000000" w:rsidP="00000000" w:rsidRDefault="00000000" w:rsidRPr="00000000" w14:paraId="00000022">
      <w:pPr>
        <w:jc w:val="center"/>
        <w:rPr>
          <w:b w:val="1"/>
          <w:sz w:val="32"/>
          <w:szCs w:val="32"/>
        </w:rPr>
      </w:pPr>
      <w:r w:rsidDel="00000000" w:rsidR="00000000" w:rsidRPr="00000000">
        <w:rPr>
          <w:rtl w:val="0"/>
        </w:rPr>
      </w:r>
    </w:p>
    <w:p w:rsidR="00000000" w:rsidDel="00000000" w:rsidP="00000000" w:rsidRDefault="00000000" w:rsidRPr="00000000" w14:paraId="00000023">
      <w:pPr>
        <w:jc w:val="center"/>
        <w:rPr>
          <w:b w:val="1"/>
          <w:sz w:val="32"/>
          <w:szCs w:val="32"/>
        </w:rPr>
      </w:pPr>
      <w:r w:rsidDel="00000000" w:rsidR="00000000" w:rsidRPr="00000000">
        <w:rPr>
          <w:rtl w:val="0"/>
        </w:rPr>
      </w:r>
    </w:p>
    <w:p w:rsidR="00000000" w:rsidDel="00000000" w:rsidP="00000000" w:rsidRDefault="00000000" w:rsidRPr="00000000" w14:paraId="00000024">
      <w:pPr>
        <w:jc w:val="center"/>
        <w:rPr>
          <w:b w:val="1"/>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highlight w:val="yellow"/>
          <w:u w:val="none"/>
          <w:vertAlign w:val="baseline"/>
        </w:rPr>
      </w:pPr>
      <w:r w:rsidDel="00000000" w:rsidR="00000000" w:rsidRPr="00000000">
        <w:rPr>
          <w:rFonts w:ascii="Arial" w:cs="Arial" w:eastAsia="Arial" w:hAnsi="Arial"/>
          <w:b w:val="1"/>
          <w:i w:val="0"/>
          <w:smallCaps w:val="1"/>
          <w:strike w:val="0"/>
          <w:color w:val="000000"/>
          <w:sz w:val="28"/>
          <w:szCs w:val="28"/>
          <w:highlight w:val="yellow"/>
          <w:u w:val="none"/>
          <w:vertAlign w:val="baseline"/>
          <w:rtl w:val="0"/>
        </w:rPr>
        <w:t xml:space="preserve">TÍTULO DO TRABALHO: </w:t>
      </w:r>
      <w:r w:rsidDel="00000000" w:rsidR="00000000" w:rsidRPr="00000000">
        <w:rPr>
          <w:rFonts w:ascii="Arial" w:cs="Arial" w:eastAsia="Arial" w:hAnsi="Arial"/>
          <w:b w:val="1"/>
          <w:i w:val="0"/>
          <w:smallCaps w:val="0"/>
          <w:strike w:val="0"/>
          <w:color w:val="000000"/>
          <w:sz w:val="28"/>
          <w:szCs w:val="28"/>
          <w:highlight w:val="yellow"/>
          <w:u w:val="none"/>
          <w:vertAlign w:val="baseline"/>
          <w:rtl w:val="0"/>
        </w:rPr>
        <w:t xml:space="preserve">e subtítulo se houver</w:t>
      </w:r>
      <w:r w:rsidDel="00000000" w:rsidR="00000000" w:rsidRPr="00000000">
        <w:rPr>
          <w:rtl w:val="0"/>
        </w:rPr>
      </w:r>
    </w:p>
    <w:p w:rsidR="00000000" w:rsidDel="00000000" w:rsidP="00000000" w:rsidRDefault="00000000" w:rsidRPr="00000000" w14:paraId="0000002A">
      <w:pPr>
        <w:jc w:val="center"/>
        <w:rPr>
          <w:b w:val="1"/>
          <w:sz w:val="36"/>
          <w:szCs w:val="36"/>
        </w:rPr>
      </w:pPr>
      <w:r w:rsidDel="00000000" w:rsidR="00000000" w:rsidRPr="00000000">
        <w:rPr>
          <w:rtl w:val="0"/>
        </w:rPr>
      </w:r>
    </w:p>
    <w:p w:rsidR="00000000" w:rsidDel="00000000" w:rsidP="00000000" w:rsidRDefault="00000000" w:rsidRPr="00000000" w14:paraId="0000002B">
      <w:pPr>
        <w:ind w:left="4395" w:firstLine="1133.9999999999998"/>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1.299212598425469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Trabalho de Conclusão de Curso submetido ao Instituto Federal de Educação, Ciência e Tecnologia de Santa Catarina como parte dos requisitos para obtenção do título de Engenheiro em </w:t>
      </w:r>
      <w:r w:rsidDel="00000000" w:rsidR="00000000" w:rsidRPr="00000000">
        <w:rPr>
          <w:rtl w:val="0"/>
        </w:rPr>
        <w:t xml:space="preserve">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D">
      <w:pPr>
        <w:ind w:left="4536" w:firstLine="1133.9999999999998"/>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4395"/>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1.2992125984254699"/>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Orientador: </w:t>
        <w:br w:type="textWrapping"/>
        <w:t xml:space="preserve">Prof. </w:t>
      </w:r>
      <w:r w:rsidDel="00000000" w:rsidR="00000000" w:rsidRPr="00000000">
        <w:rPr>
          <w:rtl w:val="0"/>
        </w:rPr>
        <w:t xml:space="preserve">Renan Augusto Starke, Dr.</w:t>
      </w:r>
      <w:r w:rsidDel="00000000" w:rsidR="00000000" w:rsidRPr="00000000">
        <w:rPr>
          <w:rtl w:val="0"/>
        </w:rPr>
      </w:r>
    </w:p>
    <w:p w:rsidR="00000000" w:rsidDel="00000000" w:rsidP="00000000" w:rsidRDefault="00000000" w:rsidRPr="00000000" w14:paraId="00000030">
      <w:pPr>
        <w:jc w:val="center"/>
        <w:rPr>
          <w:b w:val="1"/>
          <w:sz w:val="32"/>
          <w:szCs w:val="32"/>
        </w:rPr>
      </w:pPr>
      <w:r w:rsidDel="00000000" w:rsidR="00000000" w:rsidRPr="00000000">
        <w:rPr>
          <w:rtl w:val="0"/>
        </w:rPr>
      </w:r>
    </w:p>
    <w:p w:rsidR="00000000" w:rsidDel="00000000" w:rsidP="00000000" w:rsidRDefault="00000000" w:rsidRPr="00000000" w14:paraId="00000031">
      <w:pPr>
        <w:ind w:left="0" w:firstLine="0"/>
        <w:jc w:val="left"/>
        <w:rPr>
          <w:b w:val="1"/>
          <w:sz w:val="32"/>
          <w:szCs w:val="32"/>
        </w:rPr>
      </w:pPr>
      <w:r w:rsidDel="00000000" w:rsidR="00000000" w:rsidRPr="00000000">
        <w:rPr>
          <w:rtl w:val="0"/>
        </w:rPr>
      </w:r>
    </w:p>
    <w:p w:rsidR="00000000" w:rsidDel="00000000" w:rsidP="00000000" w:rsidRDefault="00000000" w:rsidRPr="00000000" w14:paraId="00000032">
      <w:pPr>
        <w:jc w:val="center"/>
        <w:rPr>
          <w:b w:val="1"/>
          <w:sz w:val="32"/>
          <w:szCs w:val="32"/>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sectPr>
          <w:headerReference r:id="rId9" w:type="default"/>
          <w:headerReference r:id="rId10" w:type="even"/>
          <w:footerReference r:id="rId11" w:type="default"/>
          <w:footerReference r:id="rId12" w:type="even"/>
          <w:pgSz w:h="16840" w:w="11907" w:orient="portrait"/>
          <w:pgMar w:bottom="1133.8582677165355" w:top="1700.7874015748032" w:left="1700.7874015748032" w:right="1133.8582677165355" w:header="720" w:footer="720"/>
          <w:pgNumType w:start="1"/>
          <w:titlePg w:val="1"/>
        </w:sect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FLORIANÓPOLIS, 20</w:t>
      </w:r>
      <w:r w:rsidDel="00000000" w:rsidR="00000000" w:rsidRPr="00000000">
        <w:rPr>
          <w:b w:val="1"/>
          <w:smallCaps w:val="1"/>
          <w:rtl w:val="0"/>
        </w:rPr>
        <w:t xml:space="preserve">22</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PÁGINA PARA COLOCAÇ</w:t>
      </w:r>
      <w:r w:rsidDel="00000000" w:rsidR="00000000" w:rsidRPr="00000000">
        <w:rPr>
          <w:b w:val="1"/>
          <w:smallCaps w:val="1"/>
          <w:sz w:val="28"/>
          <w:szCs w:val="28"/>
          <w:rtl w:val="0"/>
        </w:rPr>
        <w:t xml:space="preserve">Ã</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O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DA FICHA DE IDENTIFICAÇÃO DA OBRA</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Ficha de identificação da obra deve ser elaborada de acordo com o padrão adotado pela biblioteca do IFSC a partir do formulário disponível em: </w:t>
      </w:r>
      <w:hyperlink r:id="rId13">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http://ficha.florianopolis.ifsc.edu.br/</w:t>
        </w:r>
      </w:hyperlink>
      <w:r w:rsidDel="00000000" w:rsidR="00000000" w:rsidRPr="00000000">
        <w:rPr>
          <w:rtl w:val="0"/>
        </w:rPr>
      </w:r>
    </w:p>
    <w:p w:rsidR="00000000" w:rsidDel="00000000" w:rsidP="00000000" w:rsidRDefault="00000000" w:rsidRPr="00000000" w14:paraId="00000038">
      <w:pPr>
        <w:spacing w:before="0" w:lineRule="auto"/>
        <w:ind w:firstLine="0"/>
        <w:jc w:val="center"/>
        <w:rPr/>
      </w:pPr>
      <w:r w:rsidDel="00000000" w:rsidR="00000000" w:rsidRPr="00000000">
        <w:rPr>
          <w:rtl w:val="0"/>
        </w:rPr>
        <w:t xml:space="preserve">Observação: por questões de compatibilidade do </w:t>
      </w:r>
      <w:r w:rsidDel="00000000" w:rsidR="00000000" w:rsidRPr="00000000">
        <w:rPr>
          <w:i w:val="1"/>
          <w:rtl w:val="0"/>
        </w:rPr>
        <w:t xml:space="preserve">site</w:t>
      </w:r>
      <w:r w:rsidDel="00000000" w:rsidR="00000000" w:rsidRPr="00000000">
        <w:rPr>
          <w:rtl w:val="0"/>
        </w:rPr>
        <w:t xml:space="preserve">, recomenda-se que a Ficha de identificação seja gerada no navegador </w:t>
      </w:r>
      <w:r w:rsidDel="00000000" w:rsidR="00000000" w:rsidRPr="00000000">
        <w:rPr>
          <w:b w:val="1"/>
          <w:i w:val="1"/>
          <w:rtl w:val="0"/>
        </w:rPr>
        <w:t xml:space="preserve">Mozilla Firefox</w:t>
      </w:r>
      <w:r w:rsidDel="00000000" w:rsidR="00000000" w:rsidRPr="00000000">
        <w:rPr>
          <w:color w:val="000000"/>
          <w:u w:val="none"/>
          <w:rtl w:val="0"/>
        </w:rPr>
        <w:t xml:space="preserve">)</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highlight w:val="yellow"/>
          <w:u w:val="none"/>
          <w:vertAlign w:val="baseline"/>
        </w:rPr>
      </w:pPr>
      <w:r w:rsidDel="00000000" w:rsidR="00000000" w:rsidRPr="00000000">
        <w:rPr>
          <w:rFonts w:ascii="Arial" w:cs="Arial" w:eastAsia="Arial" w:hAnsi="Arial"/>
          <w:b w:val="1"/>
          <w:i w:val="0"/>
          <w:smallCaps w:val="1"/>
          <w:strike w:val="0"/>
          <w:color w:val="000000"/>
          <w:sz w:val="24"/>
          <w:szCs w:val="24"/>
          <w:highlight w:val="yellow"/>
          <w:u w:val="none"/>
          <w:vertAlign w:val="baseline"/>
          <w:rtl w:val="0"/>
        </w:rPr>
        <w:t xml:space="preserve">TÍTULO DO TRABALHO</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NYCOLAS COELHO DE ABREU</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trabalho foi julgado adequado para obtenção do título de Engenheiro em </w:t>
      </w:r>
      <w:r w:rsidDel="00000000" w:rsidR="00000000" w:rsidRPr="00000000">
        <w:rPr>
          <w:rtl w:val="0"/>
        </w:rPr>
        <w:t xml:space="preserve">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aprovado na sua forma final pela banca examinadora do Curso de </w:t>
      </w:r>
      <w:r w:rsidDel="00000000" w:rsidR="00000000" w:rsidRPr="00000000">
        <w:rPr>
          <w:rtl w:val="0"/>
        </w:rPr>
        <w:t xml:space="preserve">Engenharia 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 Instituto Federal de Educação, Ciência e Tecnologia de Santa Catarina.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Florianópolis, </w:t>
      </w:r>
      <w:r w:rsidDel="00000000" w:rsidR="00000000" w:rsidRPr="00000000">
        <w:rPr>
          <w:rtl w:val="0"/>
        </w:rPr>
        <w:t xml:space="preserve">___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___________</w:t>
      </w:r>
      <w:r w:rsidDel="00000000" w:rsidR="00000000" w:rsidRPr="00000000">
        <w:rPr>
          <w:rtl w:val="0"/>
        </w:rPr>
        <w:t xml:space="preserve">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 ____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Banca Examinadora:</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Orientador, Titulação</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Coorientador (se houver), Titulação</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Membro da Banca, Titulação</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Membro da Banca, Titulação</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spacing w:before="0" w:line="240" w:lineRule="auto"/>
        <w:ind w:firstLine="0"/>
        <w:jc w:val="left"/>
        <w:rPr>
          <w:b w:val="1"/>
          <w:smallCaps w:val="1"/>
          <w:color w:val="000000"/>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spacing w:before="0" w:line="240" w:lineRule="auto"/>
        <w:ind w:firstLine="0"/>
        <w:jc w:val="left"/>
        <w:rPr/>
      </w:pPr>
      <w:r w:rsidDel="00000000" w:rsidR="00000000" w:rsidRPr="00000000">
        <w:rPr>
          <w:rtl w:val="0"/>
        </w:rPr>
      </w:r>
    </w:p>
    <w:p w:rsidR="00000000" w:rsidDel="00000000" w:rsidP="00000000" w:rsidRDefault="00000000" w:rsidRPr="00000000" w14:paraId="00000060">
      <w:pPr>
        <w:spacing w:before="0" w:line="240" w:lineRule="auto"/>
        <w:ind w:firstLine="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R</w:t>
      </w:r>
      <w:r w:rsidDel="00000000" w:rsidR="00000000" w:rsidRPr="00000000">
        <w:rPr>
          <w:b w:val="1"/>
          <w:smallCaps w:val="1"/>
          <w:sz w:val="28"/>
          <w:szCs w:val="28"/>
          <w:rtl w:val="0"/>
        </w:rPr>
        <w:t xml:space="preserve">ESUMO</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resumo deve mostrar a natureza e o objetivo do trabalho, o método que foi empregado, os resultados e as conclusões. O resumo deve conter entre 150 e 500 palavras e constitui-se de um único parágrafo, sem recuo.</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Palavras-chave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Primeira palavra-chave. Segunda palavra-chave. Terceira palavra-chave. Quarta palavra-chave (opcional). Quinta palavra-chave (opcional).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ABSTRACT</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abstract should show the nature and scope of work, the method that was used, the results and conclusions. The abstract may contain between 150 and 500 words, and it must be only one paragraph.</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Keywords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First keyword. Second keyword. Third keyword. Fourth keyword (optional). Fifth keyword (optional).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b w:val="1"/>
          <w:smallCaps w:val="1"/>
          <w:sz w:val="28"/>
          <w:szCs w:val="28"/>
          <w:rtl w:val="0"/>
        </w:rPr>
        <w:t xml:space="preserve">LISTA DE FIGURAS</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i w:val="0"/>
              <w:smallCaps w:val="1"/>
              <w:strike w:val="0"/>
              <w:color w:val="000000"/>
              <w:sz w:val="24"/>
              <w:szCs w:val="24"/>
              <w:highlight w:val="yellow"/>
              <w:u w:val="none"/>
              <w:vertAlign w:val="baseline"/>
            </w:rPr>
          </w:pPr>
          <w:r w:rsidDel="00000000" w:rsidR="00000000" w:rsidRPr="00000000">
            <w:fldChar w:fldCharType="begin"/>
            <w:instrText xml:space="preserve"> TOC \h \u \z </w:instrText>
            <w:fldChar w:fldCharType="separate"/>
          </w:r>
          <w:hyperlink w:anchor="_heading=h.1ksv4uv">
            <w:r w:rsidDel="00000000" w:rsidR="00000000" w:rsidRPr="00000000">
              <w:rPr>
                <w:rtl w:val="0"/>
              </w:rPr>
              <w:t xml:space="preserve">Figura </w:t>
            </w:r>
          </w:hyperlink>
          <w:r w:rsidDel="00000000" w:rsidR="00000000" w:rsidRPr="00000000">
            <w:rPr>
              <w:smallCaps w:val="1"/>
              <w:rtl w:val="0"/>
            </w:rPr>
            <w:t xml:space="preserve">1 – </w:t>
          </w:r>
          <w:r w:rsidDel="00000000" w:rsidR="00000000" w:rsidRPr="00000000">
            <w:rPr>
              <w:rtl w:val="0"/>
            </w:rPr>
            <w:t xml:space="preserve">Sintaxe, semântica e pragmática</w:t>
            <w:tab/>
          </w:r>
          <w:r w:rsidDel="00000000" w:rsidR="00000000" w:rsidRPr="00000000">
            <w:rPr>
              <w:highlight w:val="yellow"/>
              <w:rtl w:val="0"/>
            </w:rPr>
            <w:t xml:space="preserve">17</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sz w:val="22"/>
              <w:szCs w:val="22"/>
              <w:highlight w:val="yellow"/>
            </w:rPr>
          </w:pPr>
          <w:hyperlink w:anchor="_heading=h.1ksv4uv">
            <w:r w:rsidDel="00000000" w:rsidR="00000000" w:rsidRPr="00000000">
              <w:rPr>
                <w:i w:val="0"/>
                <w:smallCaps w:val="0"/>
                <w:strike w:val="0"/>
                <w:color w:val="000000"/>
                <w:sz w:val="24"/>
                <w:szCs w:val="24"/>
                <w:u w:val="none"/>
                <w:shd w:fill="auto" w:val="clear"/>
                <w:vertAlign w:val="baseline"/>
                <w:rtl w:val="0"/>
              </w:rPr>
              <w:t xml:space="preserve">Figura </w:t>
            </w:r>
          </w:hyperlink>
          <w:hyperlink w:anchor="_heading=h.1ksv4uv">
            <w:r w:rsidDel="00000000" w:rsidR="00000000" w:rsidRPr="00000000">
              <w:rPr>
                <w:rtl w:val="0"/>
              </w:rPr>
              <w:t xml:space="preserve">2</w:t>
            </w:r>
          </w:hyperlink>
          <w:hyperlink w:anchor="_heading=h.1ksv4uv">
            <w:r w:rsidDel="00000000" w:rsidR="00000000" w:rsidRPr="00000000">
              <w:rPr>
                <w:i w:val="0"/>
                <w:smallCaps w:val="0"/>
                <w:strike w:val="0"/>
                <w:color w:val="000000"/>
                <w:sz w:val="24"/>
                <w:szCs w:val="24"/>
                <w:u w:val="none"/>
                <w:shd w:fill="auto" w:val="clear"/>
                <w:vertAlign w:val="baseline"/>
                <w:rtl w:val="0"/>
              </w:rPr>
              <w:t xml:space="preserve"> – </w:t>
            </w:r>
          </w:hyperlink>
          <w:hyperlink w:anchor="_heading=h.1ksv4uv">
            <w:r w:rsidDel="00000000" w:rsidR="00000000" w:rsidRPr="00000000">
              <w:rPr>
                <w:rtl w:val="0"/>
              </w:rPr>
              <w:t xml:space="preserve">Código compilado e interpretado</w:t>
            </w:r>
          </w:hyperlink>
          <w:hyperlink w:anchor="_heading=h.1ksv4uv">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i w:val="0"/>
              <w:smallCaps w:val="0"/>
              <w:strike w:val="0"/>
              <w:color w:val="000000"/>
              <w:sz w:val="24"/>
              <w:szCs w:val="24"/>
              <w:highlight w:val="yellow"/>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3 – Exemplo de código escrito em C embarcado</w:t>
            <w:tab/>
          </w:r>
          <w:r w:rsidDel="00000000" w:rsidR="00000000" w:rsidRPr="00000000">
            <w:rPr>
              <w:highlight w:val="yellow"/>
              <w:rtl w:val="0"/>
            </w:rPr>
            <w:t xml:space="preserve">17</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4 – Caracteres de linguagens de programação</w:t>
            <w:tab/>
          </w:r>
          <w:r w:rsidDel="00000000" w:rsidR="00000000" w:rsidRPr="00000000">
            <w:rPr>
              <w:highlight w:val="yellow"/>
              <w:rtl w:val="0"/>
            </w:rPr>
            <w:t xml:space="preserve">17</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5 – Ambiente de programação em blocos Scratch</w:t>
            <w:tab/>
          </w:r>
          <w:r w:rsidDel="00000000" w:rsidR="00000000" w:rsidRPr="00000000">
            <w:rPr>
              <w:highlight w:val="yellow"/>
              <w:rtl w:val="0"/>
            </w:rPr>
            <w:t xml:space="preserve">17</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6 – Diferença de performance de alunos em </w:t>
            <w:br w:type="textWrapping"/>
            <w:t xml:space="preserve">linguagem textual e em blocos</w:t>
            <w:tab/>
          </w:r>
          <w:r w:rsidDel="00000000" w:rsidR="00000000" w:rsidRPr="00000000">
            <w:rPr>
              <w:highlight w:val="yellow"/>
              <w:rtl w:val="0"/>
            </w:rPr>
            <w:t xml:space="preserve">17</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7 – Interface do MicroBlocks</w:t>
            <w:tab/>
          </w:r>
          <w:r w:rsidDel="00000000" w:rsidR="00000000" w:rsidRPr="00000000">
            <w:rPr>
              <w:highlight w:val="yellow"/>
              <w:rtl w:val="0"/>
            </w:rPr>
            <w:t xml:space="preserve">17</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i w:val="0"/>
              <w:smallCaps w:val="0"/>
              <w:strike w:val="0"/>
              <w:color w:val="000000"/>
              <w:sz w:val="22"/>
              <w:szCs w:val="22"/>
              <w:u w:val="none"/>
              <w:shd w:fill="auto" w:val="clear"/>
              <w:vertAlign w:val="baseline"/>
            </w:rPr>
          </w:pPr>
          <w:hyperlink w:anchor="_heading=h.2jxsxqh">
            <w:r w:rsidDel="00000000" w:rsidR="00000000" w:rsidRPr="00000000">
              <w:rPr>
                <w:i w:val="0"/>
                <w:smallCaps w:val="0"/>
                <w:strike w:val="0"/>
                <w:color w:val="000000"/>
                <w:sz w:val="24"/>
                <w:szCs w:val="24"/>
                <w:u w:val="none"/>
                <w:shd w:fill="auto" w:val="clear"/>
                <w:vertAlign w:val="baseline"/>
                <w:rtl w:val="0"/>
              </w:rPr>
              <w:t xml:space="preserve">Figura 2 – Diagrama Fasorial</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QUADROS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fldChar w:fldCharType="begin"/>
            <w:instrText xml:space="preserve"> TOC \h \u \z </w:instrText>
            <w:fldChar w:fldCharType="separate"/>
          </w:r>
          <w:r w:rsidDel="00000000" w:rsidR="00000000" w:rsidRPr="00000000">
            <w:rPr>
              <w:color w:val="000000"/>
              <w:u w:val="none"/>
              <w:rtl w:val="0"/>
            </w:rPr>
            <w:t xml:space="preserve">Quadro 1 – Exemplos de símbolos</w:t>
          </w:r>
          <w:hyperlink w:anchor="_heading=h.3rdcrjn">
            <w:r w:rsidDel="00000000" w:rsidR="00000000" w:rsidRPr="00000000">
              <w:rPr>
                <w:rFonts w:ascii="Arial" w:cs="Arial" w:eastAsia="Arial" w:hAnsi="Arial"/>
                <w:b w:val="0"/>
                <w:i w:val="0"/>
                <w:smallCaps w:val="0"/>
                <w:strike w:val="0"/>
                <w:color w:val="000000"/>
                <w:sz w:val="24"/>
                <w:szCs w:val="24"/>
                <w:u w:val="none"/>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62"/>
            </w:tabs>
            <w:spacing w:line="240" w:lineRule="auto"/>
            <w:ind w:left="1361" w:right="454" w:hanging="1361"/>
            <w:rPr>
              <w:rFonts w:ascii="Calibri" w:cs="Calibri" w:eastAsia="Calibri" w:hAnsi="Calibri"/>
              <w:sz w:val="22"/>
              <w:szCs w:val="22"/>
              <w:highlight w:val="yellow"/>
            </w:rPr>
          </w:pPr>
          <w:r w:rsidDel="00000000" w:rsidR="00000000" w:rsidRPr="00000000">
            <w:rPr>
              <w:rtl w:val="0"/>
            </w:rPr>
            <w:t xml:space="preserve">Quadro 2 – Placas suportadas pelo MicroBlocks</w:t>
          </w:r>
          <w:hyperlink w:anchor="_heading=h.3rdcrjn">
            <w:r w:rsidDel="00000000" w:rsidR="00000000" w:rsidRPr="00000000">
              <w:rPr>
                <w:rtl w:val="0"/>
              </w:rPr>
              <w:tab/>
            </w:r>
          </w:hyperlink>
          <w:r w:rsidDel="00000000" w:rsidR="00000000" w:rsidRPr="00000000">
            <w:fldChar w:fldCharType="begin"/>
            <w:instrText xml:space="preserve"> PAGEREF _heading=h.3rdcrjn \h </w:instrText>
            <w:fldChar w:fldCharType="separate"/>
          </w:r>
          <w:r w:rsidDel="00000000" w:rsidR="00000000" w:rsidRPr="00000000">
            <w:rPr>
              <w:highlight w:val="yellow"/>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b w:val="1"/>
              <w:smallCaps w:val="1"/>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F">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 TABELAS</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4sinio">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Tabela 1 – Produção de petróleo na Bahia</w:t>
            </w:r>
          </w:hyperlink>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 ABREVIATURAS E SIGLAS</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4">
      <w:pPr>
        <w:ind w:firstLine="0"/>
        <w:jc w:val="center"/>
        <w:rPr/>
      </w:pPr>
      <w:r w:rsidDel="00000000" w:rsidR="00000000" w:rsidRPr="00000000">
        <w:rPr>
          <w:rtl w:val="0"/>
        </w:rPr>
      </w:r>
    </w:p>
    <w:tbl>
      <w:tblPr>
        <w:tblStyle w:val="Table1"/>
        <w:tblW w:w="907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54"/>
        <w:gridCol w:w="7418"/>
        <w:tblGridChange w:id="0">
          <w:tblGrid>
            <w:gridCol w:w="1654"/>
            <w:gridCol w:w="7418"/>
          </w:tblGrid>
        </w:tblGridChange>
      </w:tblGrid>
      <w:tr>
        <w:trPr>
          <w:cantSplit w:val="0"/>
          <w:tblHeader w:val="0"/>
        </w:trPr>
        <w:tc>
          <w:tcPr>
            <w:vAlign w:val="center"/>
          </w:tcPr>
          <w:p w:rsidR="00000000" w:rsidDel="00000000" w:rsidP="00000000" w:rsidRDefault="00000000" w:rsidRPr="00000000" w14:paraId="00000085">
            <w:pPr>
              <w:ind w:firstLine="0"/>
              <w:rPr/>
            </w:pPr>
            <w:r w:rsidDel="00000000" w:rsidR="00000000" w:rsidRPr="00000000">
              <w:rPr>
                <w:rtl w:val="0"/>
              </w:rPr>
              <w:t xml:space="preserve">ADC</w:t>
            </w:r>
          </w:p>
        </w:tc>
        <w:tc>
          <w:tcPr>
            <w:vAlign w:val="center"/>
          </w:tcPr>
          <w:p w:rsidR="00000000" w:rsidDel="00000000" w:rsidP="00000000" w:rsidRDefault="00000000" w:rsidRPr="00000000" w14:paraId="00000086">
            <w:pPr>
              <w:ind w:firstLine="0"/>
              <w:rPr/>
            </w:pPr>
            <w:r w:rsidDel="00000000" w:rsidR="00000000" w:rsidRPr="00000000">
              <w:rPr>
                <w:rtl w:val="0"/>
              </w:rPr>
              <w:t xml:space="preserve">Analog-to-Digital Converter</w:t>
            </w:r>
          </w:p>
        </w:tc>
      </w:tr>
      <w:tr>
        <w:trPr>
          <w:cantSplit w:val="0"/>
          <w:tblHeader w:val="0"/>
        </w:trPr>
        <w:tc>
          <w:tcPr>
            <w:vAlign w:val="center"/>
          </w:tcPr>
          <w:p w:rsidR="00000000" w:rsidDel="00000000" w:rsidP="00000000" w:rsidRDefault="00000000" w:rsidRPr="00000000" w14:paraId="00000087">
            <w:pPr>
              <w:ind w:firstLine="0"/>
              <w:rPr/>
            </w:pPr>
            <w:r w:rsidDel="00000000" w:rsidR="00000000" w:rsidRPr="00000000">
              <w:rPr>
                <w:rtl w:val="0"/>
              </w:rPr>
              <w:t xml:space="preserve">ANSI</w:t>
            </w:r>
          </w:p>
        </w:tc>
        <w:tc>
          <w:tcPr>
            <w:vAlign w:val="center"/>
          </w:tcPr>
          <w:p w:rsidR="00000000" w:rsidDel="00000000" w:rsidP="00000000" w:rsidRDefault="00000000" w:rsidRPr="00000000" w14:paraId="00000088">
            <w:pPr>
              <w:ind w:firstLine="0"/>
              <w:rPr/>
            </w:pPr>
            <w:r w:rsidDel="00000000" w:rsidR="00000000" w:rsidRPr="00000000">
              <w:rPr>
                <w:rtl w:val="0"/>
              </w:rPr>
              <w:t xml:space="preserve">American National Standards Institute</w:t>
            </w:r>
          </w:p>
        </w:tc>
      </w:tr>
      <w:tr>
        <w:trPr>
          <w:cantSplit w:val="0"/>
          <w:tblHeader w:val="0"/>
        </w:trPr>
        <w:tc>
          <w:tcPr>
            <w:vAlign w:val="center"/>
          </w:tcPr>
          <w:p w:rsidR="00000000" w:rsidDel="00000000" w:rsidP="00000000" w:rsidRDefault="00000000" w:rsidRPr="00000000" w14:paraId="00000089">
            <w:pPr>
              <w:ind w:firstLine="0"/>
              <w:rPr/>
            </w:pPr>
            <w:r w:rsidDel="00000000" w:rsidR="00000000" w:rsidRPr="00000000">
              <w:rPr>
                <w:rtl w:val="0"/>
              </w:rPr>
              <w:t xml:space="preserve">API</w:t>
            </w:r>
          </w:p>
        </w:tc>
        <w:tc>
          <w:tcPr>
            <w:vAlign w:val="center"/>
          </w:tcPr>
          <w:p w:rsidR="00000000" w:rsidDel="00000000" w:rsidP="00000000" w:rsidRDefault="00000000" w:rsidRPr="00000000" w14:paraId="0000008A">
            <w:pPr>
              <w:ind w:firstLine="0"/>
              <w:rPr/>
            </w:pPr>
            <w:r w:rsidDel="00000000" w:rsidR="00000000" w:rsidRPr="00000000">
              <w:rPr>
                <w:rtl w:val="0"/>
              </w:rPr>
              <w:t xml:space="preserve">Application Programming Interface</w:t>
            </w:r>
          </w:p>
        </w:tc>
      </w:tr>
      <w:tr>
        <w:trPr>
          <w:cantSplit w:val="0"/>
          <w:tblHeader w:val="0"/>
        </w:trPr>
        <w:tc>
          <w:tcPr>
            <w:vAlign w:val="center"/>
          </w:tcPr>
          <w:p w:rsidR="00000000" w:rsidDel="00000000" w:rsidP="00000000" w:rsidRDefault="00000000" w:rsidRPr="00000000" w14:paraId="0000008B">
            <w:pPr>
              <w:ind w:firstLine="0"/>
              <w:rPr/>
            </w:pPr>
            <w:r w:rsidDel="00000000" w:rsidR="00000000" w:rsidRPr="00000000">
              <w:rPr>
                <w:rtl w:val="0"/>
              </w:rPr>
              <w:t xml:space="preserve">BIPES</w:t>
            </w:r>
          </w:p>
        </w:tc>
        <w:tc>
          <w:tcPr>
            <w:vAlign w:val="center"/>
          </w:tcPr>
          <w:p w:rsidR="00000000" w:rsidDel="00000000" w:rsidP="00000000" w:rsidRDefault="00000000" w:rsidRPr="00000000" w14:paraId="0000008C">
            <w:pPr>
              <w:ind w:firstLine="0"/>
              <w:rPr/>
            </w:pPr>
            <w:r w:rsidDel="00000000" w:rsidR="00000000" w:rsidRPr="00000000">
              <w:rPr>
                <w:rtl w:val="0"/>
              </w:rPr>
              <w:t xml:space="preserve">Block based Integrated Platform for Embedded Systems</w:t>
            </w:r>
          </w:p>
        </w:tc>
      </w:tr>
      <w:tr>
        <w:trPr>
          <w:cantSplit w:val="0"/>
          <w:tblHeader w:val="0"/>
        </w:trPr>
        <w:tc>
          <w:tcPr>
            <w:vAlign w:val="center"/>
          </w:tcPr>
          <w:p w:rsidR="00000000" w:rsidDel="00000000" w:rsidP="00000000" w:rsidRDefault="00000000" w:rsidRPr="00000000" w14:paraId="0000008D">
            <w:pPr>
              <w:ind w:firstLine="0"/>
              <w:rPr/>
            </w:pPr>
            <w:r w:rsidDel="00000000" w:rsidR="00000000" w:rsidRPr="00000000">
              <w:rPr>
                <w:rtl w:val="0"/>
              </w:rPr>
              <w:t xml:space="preserve">I²C</w:t>
            </w:r>
          </w:p>
        </w:tc>
        <w:tc>
          <w:tcPr>
            <w:vAlign w:val="center"/>
          </w:tcPr>
          <w:p w:rsidR="00000000" w:rsidDel="00000000" w:rsidP="00000000" w:rsidRDefault="00000000" w:rsidRPr="00000000" w14:paraId="0000008E">
            <w:pPr>
              <w:ind w:firstLine="0"/>
              <w:rPr/>
            </w:pPr>
            <w:bookmarkStart w:colFirst="0" w:colLast="0" w:name="_heading=h.30j0zll" w:id="0"/>
            <w:bookmarkEnd w:id="0"/>
            <w:r w:rsidDel="00000000" w:rsidR="00000000" w:rsidRPr="00000000">
              <w:rPr>
                <w:rtl w:val="0"/>
              </w:rPr>
              <w:t xml:space="preserve">Inter-Integrated Circuit</w:t>
            </w:r>
          </w:p>
        </w:tc>
      </w:tr>
      <w:tr>
        <w:trPr>
          <w:cantSplit w:val="0"/>
          <w:tblHeader w:val="0"/>
        </w:trPr>
        <w:tc>
          <w:tcPr>
            <w:vAlign w:val="center"/>
          </w:tcPr>
          <w:p w:rsidR="00000000" w:rsidDel="00000000" w:rsidP="00000000" w:rsidRDefault="00000000" w:rsidRPr="00000000" w14:paraId="0000008F">
            <w:pPr>
              <w:ind w:firstLine="0"/>
              <w:rPr/>
            </w:pPr>
            <w:r w:rsidDel="00000000" w:rsidR="00000000" w:rsidRPr="00000000">
              <w:rPr>
                <w:rtl w:val="0"/>
              </w:rPr>
              <w:t xml:space="preserve">I/O</w:t>
            </w:r>
          </w:p>
        </w:tc>
        <w:tc>
          <w:tcPr>
            <w:vAlign w:val="center"/>
          </w:tcPr>
          <w:p w:rsidR="00000000" w:rsidDel="00000000" w:rsidP="00000000" w:rsidRDefault="00000000" w:rsidRPr="00000000" w14:paraId="00000090">
            <w:pPr>
              <w:ind w:firstLine="0"/>
              <w:rPr/>
            </w:pPr>
            <w:bookmarkStart w:colFirst="0" w:colLast="0" w:name="_heading=h.30j0zll" w:id="0"/>
            <w:bookmarkEnd w:id="0"/>
            <w:r w:rsidDel="00000000" w:rsidR="00000000" w:rsidRPr="00000000">
              <w:rPr>
                <w:rtl w:val="0"/>
              </w:rPr>
              <w:t xml:space="preserve">Input / Output</w:t>
            </w:r>
          </w:p>
        </w:tc>
      </w:tr>
      <w:tr>
        <w:trPr>
          <w:cantSplit w:val="0"/>
          <w:tblHeader w:val="0"/>
        </w:trPr>
        <w:tc>
          <w:tcPr>
            <w:vAlign w:val="center"/>
          </w:tcPr>
          <w:p w:rsidR="00000000" w:rsidDel="00000000" w:rsidP="00000000" w:rsidRDefault="00000000" w:rsidRPr="00000000" w14:paraId="00000091">
            <w:pPr>
              <w:ind w:firstLine="0"/>
              <w:rPr/>
            </w:pPr>
            <w:r w:rsidDel="00000000" w:rsidR="00000000" w:rsidRPr="00000000">
              <w:rPr>
                <w:rtl w:val="0"/>
              </w:rPr>
              <w:t xml:space="preserve">IoT</w:t>
            </w:r>
          </w:p>
        </w:tc>
        <w:tc>
          <w:tcPr>
            <w:vAlign w:val="center"/>
          </w:tcPr>
          <w:p w:rsidR="00000000" w:rsidDel="00000000" w:rsidP="00000000" w:rsidRDefault="00000000" w:rsidRPr="00000000" w14:paraId="00000092">
            <w:pPr>
              <w:ind w:firstLine="0"/>
              <w:rPr/>
            </w:pPr>
            <w:bookmarkStart w:colFirst="0" w:colLast="0" w:name="_heading=h.30j0zll" w:id="0"/>
            <w:bookmarkEnd w:id="0"/>
            <w:r w:rsidDel="00000000" w:rsidR="00000000" w:rsidRPr="00000000">
              <w:rPr>
                <w:rtl w:val="0"/>
              </w:rPr>
              <w:t xml:space="preserve">Internet of Things</w:t>
            </w:r>
          </w:p>
        </w:tc>
      </w:tr>
      <w:tr>
        <w:trPr>
          <w:cantSplit w:val="0"/>
          <w:tblHeader w:val="0"/>
        </w:trPr>
        <w:tc>
          <w:tcPr>
            <w:vAlign w:val="center"/>
          </w:tcPr>
          <w:p w:rsidR="00000000" w:rsidDel="00000000" w:rsidP="00000000" w:rsidRDefault="00000000" w:rsidRPr="00000000" w14:paraId="00000093">
            <w:pPr>
              <w:ind w:firstLine="0"/>
              <w:rPr/>
            </w:pPr>
            <w:r w:rsidDel="00000000" w:rsidR="00000000" w:rsidRPr="00000000">
              <w:rPr>
                <w:rtl w:val="0"/>
              </w:rPr>
              <w:t xml:space="preserve">LPAE</w:t>
            </w:r>
          </w:p>
        </w:tc>
        <w:tc>
          <w:tcPr>
            <w:vAlign w:val="center"/>
          </w:tcPr>
          <w:p w:rsidR="00000000" w:rsidDel="00000000" w:rsidP="00000000" w:rsidRDefault="00000000" w:rsidRPr="00000000" w14:paraId="00000094">
            <w:pPr>
              <w:ind w:firstLine="0"/>
              <w:rPr/>
            </w:pPr>
            <w:bookmarkStart w:colFirst="0" w:colLast="0" w:name="_heading=h.30j0zll" w:id="0"/>
            <w:bookmarkEnd w:id="0"/>
            <w:r w:rsidDel="00000000" w:rsidR="00000000" w:rsidRPr="00000000">
              <w:rPr>
                <w:rtl w:val="0"/>
              </w:rPr>
              <w:t xml:space="preserve">Laboratório de Pesquisa Avançada em Eletrônica</w:t>
            </w:r>
          </w:p>
        </w:tc>
      </w:tr>
      <w:tr>
        <w:trPr>
          <w:cantSplit w:val="0"/>
          <w:tblHeader w:val="0"/>
        </w:trPr>
        <w:tc>
          <w:tcPr>
            <w:vAlign w:val="center"/>
          </w:tcPr>
          <w:p w:rsidR="00000000" w:rsidDel="00000000" w:rsidP="00000000" w:rsidRDefault="00000000" w:rsidRPr="00000000" w14:paraId="00000095">
            <w:pPr>
              <w:ind w:firstLine="0"/>
              <w:rPr/>
            </w:pPr>
            <w:r w:rsidDel="00000000" w:rsidR="00000000" w:rsidRPr="00000000">
              <w:rPr>
                <w:rtl w:val="0"/>
              </w:rPr>
              <w:t xml:space="preserve">PWM</w:t>
            </w:r>
          </w:p>
        </w:tc>
        <w:tc>
          <w:tcPr>
            <w:vAlign w:val="center"/>
          </w:tcPr>
          <w:p w:rsidR="00000000" w:rsidDel="00000000" w:rsidP="00000000" w:rsidRDefault="00000000" w:rsidRPr="00000000" w14:paraId="00000096">
            <w:pPr>
              <w:ind w:firstLine="0"/>
              <w:rPr/>
            </w:pPr>
            <w:bookmarkStart w:colFirst="0" w:colLast="0" w:name="_heading=h.30j0zll" w:id="0"/>
            <w:bookmarkEnd w:id="0"/>
            <w:r w:rsidDel="00000000" w:rsidR="00000000" w:rsidRPr="00000000">
              <w:rPr>
                <w:rtl w:val="0"/>
              </w:rPr>
              <w:t xml:space="preserve">Pulse Width Modulation</w:t>
            </w:r>
          </w:p>
        </w:tc>
      </w:tr>
      <w:tr>
        <w:trPr>
          <w:cantSplit w:val="0"/>
          <w:tblHeader w:val="0"/>
        </w:trPr>
        <w:tc>
          <w:tcPr>
            <w:vAlign w:val="center"/>
          </w:tcPr>
          <w:p w:rsidR="00000000" w:rsidDel="00000000" w:rsidP="00000000" w:rsidRDefault="00000000" w:rsidRPr="00000000" w14:paraId="00000097">
            <w:pPr>
              <w:ind w:firstLine="0"/>
              <w:rPr/>
            </w:pPr>
            <w:r w:rsidDel="00000000" w:rsidR="00000000" w:rsidRPr="00000000">
              <w:rPr>
                <w:rtl w:val="0"/>
              </w:rPr>
              <w:t xml:space="preserve">RAM</w:t>
            </w:r>
          </w:p>
        </w:tc>
        <w:tc>
          <w:tcPr>
            <w:vAlign w:val="center"/>
          </w:tcPr>
          <w:p w:rsidR="00000000" w:rsidDel="00000000" w:rsidP="00000000" w:rsidRDefault="00000000" w:rsidRPr="00000000" w14:paraId="00000098">
            <w:pPr>
              <w:ind w:firstLine="0"/>
              <w:rPr/>
            </w:pPr>
            <w:bookmarkStart w:colFirst="0" w:colLast="0" w:name="_heading=h.30j0zll" w:id="0"/>
            <w:bookmarkEnd w:id="0"/>
            <w:r w:rsidDel="00000000" w:rsidR="00000000" w:rsidRPr="00000000">
              <w:rPr>
                <w:rtl w:val="0"/>
              </w:rPr>
              <w:t xml:space="preserve">Random Access Memory</w:t>
            </w:r>
          </w:p>
        </w:tc>
      </w:tr>
      <w:tr>
        <w:trPr>
          <w:cantSplit w:val="0"/>
          <w:tblHeader w:val="0"/>
        </w:trPr>
        <w:tc>
          <w:tcPr>
            <w:vAlign w:val="center"/>
          </w:tcPr>
          <w:p w:rsidR="00000000" w:rsidDel="00000000" w:rsidP="00000000" w:rsidRDefault="00000000" w:rsidRPr="00000000" w14:paraId="00000099">
            <w:pPr>
              <w:ind w:firstLine="0"/>
              <w:rPr/>
            </w:pPr>
            <w:r w:rsidDel="00000000" w:rsidR="00000000" w:rsidRPr="00000000">
              <w:rPr>
                <w:rtl w:val="0"/>
              </w:rPr>
              <w:t xml:space="preserve">SPI</w:t>
            </w:r>
          </w:p>
        </w:tc>
        <w:tc>
          <w:tcPr>
            <w:vAlign w:val="center"/>
          </w:tcPr>
          <w:p w:rsidR="00000000" w:rsidDel="00000000" w:rsidP="00000000" w:rsidRDefault="00000000" w:rsidRPr="00000000" w14:paraId="0000009A">
            <w:pPr>
              <w:ind w:firstLine="0"/>
              <w:rPr/>
            </w:pPr>
            <w:bookmarkStart w:colFirst="0" w:colLast="0" w:name="_heading=h.30j0zll" w:id="0"/>
            <w:bookmarkEnd w:id="0"/>
            <w:r w:rsidDel="00000000" w:rsidR="00000000" w:rsidRPr="00000000">
              <w:rPr>
                <w:rtl w:val="0"/>
              </w:rPr>
              <w:t xml:space="preserve">Serial Peripheral Interface</w:t>
            </w:r>
          </w:p>
        </w:tc>
      </w:tr>
      <w:tr>
        <w:trPr>
          <w:cantSplit w:val="0"/>
          <w:tblHeader w:val="0"/>
        </w:trPr>
        <w:tc>
          <w:tcPr>
            <w:vAlign w:val="center"/>
          </w:tcPr>
          <w:p w:rsidR="00000000" w:rsidDel="00000000" w:rsidP="00000000" w:rsidRDefault="00000000" w:rsidRPr="00000000" w14:paraId="0000009B">
            <w:pPr>
              <w:ind w:firstLine="0"/>
              <w:rPr/>
            </w:pPr>
            <w:r w:rsidDel="00000000" w:rsidR="00000000" w:rsidRPr="00000000">
              <w:rPr>
                <w:rtl w:val="0"/>
              </w:rPr>
              <w:t xml:space="preserve">STL</w:t>
            </w:r>
          </w:p>
        </w:tc>
        <w:tc>
          <w:tcPr>
            <w:vAlign w:val="center"/>
          </w:tcPr>
          <w:p w:rsidR="00000000" w:rsidDel="00000000" w:rsidP="00000000" w:rsidRDefault="00000000" w:rsidRPr="00000000" w14:paraId="0000009C">
            <w:pPr>
              <w:ind w:firstLine="0"/>
              <w:rPr/>
            </w:pPr>
            <w:bookmarkStart w:colFirst="0" w:colLast="0" w:name="_heading=h.30j0zll" w:id="0"/>
            <w:bookmarkEnd w:id="0"/>
            <w:r w:rsidDel="00000000" w:rsidR="00000000" w:rsidRPr="00000000">
              <w:rPr>
                <w:rtl w:val="0"/>
              </w:rPr>
              <w:t xml:space="preserve">Standard Template Library</w:t>
            </w:r>
          </w:p>
        </w:tc>
      </w:tr>
      <w:tr>
        <w:trPr>
          <w:cantSplit w:val="0"/>
          <w:tblHeader w:val="0"/>
        </w:trPr>
        <w:tc>
          <w:tcPr>
            <w:vAlign w:val="center"/>
          </w:tcPr>
          <w:p w:rsidR="00000000" w:rsidDel="00000000" w:rsidP="00000000" w:rsidRDefault="00000000" w:rsidRPr="00000000" w14:paraId="0000009D">
            <w:pPr>
              <w:ind w:firstLine="0"/>
              <w:rPr/>
            </w:pPr>
            <w:r w:rsidDel="00000000" w:rsidR="00000000" w:rsidRPr="00000000">
              <w:rPr>
                <w:rtl w:val="0"/>
              </w:rPr>
              <w:t xml:space="preserve">UART</w:t>
            </w:r>
          </w:p>
        </w:tc>
        <w:tc>
          <w:tcPr>
            <w:vAlign w:val="center"/>
          </w:tcPr>
          <w:p w:rsidR="00000000" w:rsidDel="00000000" w:rsidP="00000000" w:rsidRDefault="00000000" w:rsidRPr="00000000" w14:paraId="0000009E">
            <w:pPr>
              <w:ind w:firstLine="0"/>
              <w:rPr/>
            </w:pPr>
            <w:bookmarkStart w:colFirst="0" w:colLast="0" w:name="_heading=h.30j0zll" w:id="0"/>
            <w:bookmarkEnd w:id="0"/>
            <w:r w:rsidDel="00000000" w:rsidR="00000000" w:rsidRPr="00000000">
              <w:rPr>
                <w:rtl w:val="0"/>
              </w:rPr>
              <w:t xml:space="preserve">Universal Asynchronous Receiver-Transmitter</w:t>
            </w:r>
          </w:p>
        </w:tc>
      </w:tr>
    </w:tbl>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3">
      <w:pPr>
        <w:spacing w:before="0" w:line="240" w:lineRule="auto"/>
        <w:ind w:firstLine="0"/>
        <w:jc w:val="center"/>
        <w:rPr>
          <w:b w:val="1"/>
          <w:smallCaps w:val="1"/>
          <w:sz w:val="28"/>
          <w:szCs w:val="28"/>
        </w:rPr>
      </w:pPr>
      <w:r w:rsidDel="00000000" w:rsidR="00000000" w:rsidRPr="00000000">
        <w:rPr>
          <w:b w:val="1"/>
          <w:smallCaps w:val="1"/>
          <w:sz w:val="28"/>
          <w:szCs w:val="28"/>
          <w:rtl w:val="0"/>
        </w:rPr>
        <w:t xml:space="preserve">LISTA DE SÍMBOLOS </w:t>
      </w:r>
      <w:r w:rsidDel="00000000" w:rsidR="00000000" w:rsidRPr="00000000">
        <w:rPr>
          <w:rtl w:val="0"/>
        </w:rPr>
      </w:r>
    </w:p>
    <w:p w:rsidR="00000000" w:rsidDel="00000000" w:rsidP="00000000" w:rsidRDefault="00000000" w:rsidRPr="00000000" w14:paraId="000000B4">
      <w:pPr>
        <w:ind w:firstLine="0"/>
        <w:jc w:val="center"/>
        <w:rPr/>
      </w:pPr>
      <w:r w:rsidDel="00000000" w:rsidR="00000000" w:rsidRPr="00000000">
        <w:rPr>
          <w:rtl w:val="0"/>
        </w:rPr>
      </w:r>
    </w:p>
    <w:tbl>
      <w:tblPr>
        <w:tblStyle w:val="Table2"/>
        <w:tblW w:w="907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54"/>
        <w:gridCol w:w="7418"/>
        <w:tblGridChange w:id="0">
          <w:tblGrid>
            <w:gridCol w:w="1654"/>
            <w:gridCol w:w="7418"/>
          </w:tblGrid>
        </w:tblGridChange>
      </w:tblGrid>
      <w:tr>
        <w:trPr>
          <w:cantSplit w:val="0"/>
          <w:tblHeader w:val="0"/>
        </w:trPr>
        <w:tc>
          <w:tcPr>
            <w:vAlign w:val="center"/>
          </w:tcPr>
          <w:p w:rsidR="00000000" w:rsidDel="00000000" w:rsidP="00000000" w:rsidRDefault="00000000" w:rsidRPr="00000000" w14:paraId="000000B5">
            <w:pPr>
              <w:ind w:firstLine="0"/>
              <w:rPr/>
            </w:pPr>
            <w:r w:rsidDel="00000000" w:rsidR="00000000" w:rsidRPr="00000000">
              <w:rPr>
                <w:rtl w:val="0"/>
              </w:rPr>
              <w:t xml:space="preserve">Kb</w:t>
            </w:r>
          </w:p>
        </w:tc>
        <w:tc>
          <w:tcPr>
            <w:vAlign w:val="center"/>
          </w:tcPr>
          <w:p w:rsidR="00000000" w:rsidDel="00000000" w:rsidP="00000000" w:rsidRDefault="00000000" w:rsidRPr="00000000" w14:paraId="000000B6">
            <w:pPr>
              <w:ind w:firstLine="0"/>
              <w:rPr/>
            </w:pPr>
            <w:r w:rsidDel="00000000" w:rsidR="00000000" w:rsidRPr="00000000">
              <w:rPr>
                <w:rtl w:val="0"/>
              </w:rPr>
              <w:t xml:space="preserve">Quilobyte</w:t>
            </w:r>
          </w:p>
        </w:tc>
      </w:tr>
    </w:tbl>
    <w:p w:rsidR="00000000" w:rsidDel="00000000" w:rsidP="00000000" w:rsidRDefault="00000000" w:rsidRPr="00000000" w14:paraId="000000B7">
      <w:pPr>
        <w:ind w:firstLine="0"/>
        <w:rPr/>
      </w:pPr>
      <w:r w:rsidDel="00000000" w:rsidR="00000000" w:rsidRPr="00000000">
        <w:rPr>
          <w:rtl w:val="0"/>
        </w:rPr>
      </w:r>
    </w:p>
    <w:p w:rsidR="00000000" w:rsidDel="00000000" w:rsidP="00000000" w:rsidRDefault="00000000" w:rsidRPr="00000000" w14:paraId="000000B8">
      <w:pPr>
        <w:spacing w:before="0" w:line="240" w:lineRule="auto"/>
        <w:ind w:firstLine="0"/>
        <w:jc w:val="center"/>
        <w:rPr/>
      </w:pPr>
      <w:r w:rsidDel="00000000" w:rsidR="00000000" w:rsidRPr="00000000">
        <w:rPr>
          <w:rtl w:val="0"/>
        </w:rPr>
      </w:r>
    </w:p>
    <w:p w:rsidR="00000000" w:rsidDel="00000000" w:rsidP="00000000" w:rsidRDefault="00000000" w:rsidRPr="00000000" w14:paraId="000000B9">
      <w:pPr>
        <w:spacing w:before="0" w:line="240" w:lineRule="auto"/>
        <w:ind w:firstLine="0"/>
        <w:jc w:val="center"/>
        <w:rPr/>
      </w:pPr>
      <w:r w:rsidDel="00000000" w:rsidR="00000000" w:rsidRPr="00000000">
        <w:rPr>
          <w:rtl w:val="0"/>
        </w:rPr>
      </w:r>
    </w:p>
    <w:p w:rsidR="00000000" w:rsidDel="00000000" w:rsidP="00000000" w:rsidRDefault="00000000" w:rsidRPr="00000000" w14:paraId="000000BA">
      <w:pPr>
        <w:spacing w:before="0" w:line="240" w:lineRule="auto"/>
        <w:ind w:firstLine="0"/>
        <w:jc w:val="center"/>
        <w:rPr/>
      </w:pPr>
      <w:r w:rsidDel="00000000" w:rsidR="00000000" w:rsidRPr="00000000">
        <w:rPr>
          <w:rtl w:val="0"/>
        </w:rPr>
      </w:r>
    </w:p>
    <w:p w:rsidR="00000000" w:rsidDel="00000000" w:rsidP="00000000" w:rsidRDefault="00000000" w:rsidRPr="00000000" w14:paraId="000000BB">
      <w:pPr>
        <w:spacing w:before="0" w:line="240" w:lineRule="auto"/>
        <w:ind w:firstLine="0"/>
        <w:jc w:val="center"/>
        <w:rPr/>
      </w:pPr>
      <w:r w:rsidDel="00000000" w:rsidR="00000000" w:rsidRPr="00000000">
        <w:rPr>
          <w:rtl w:val="0"/>
        </w:rPr>
      </w:r>
    </w:p>
    <w:p w:rsidR="00000000" w:rsidDel="00000000" w:rsidP="00000000" w:rsidRDefault="00000000" w:rsidRPr="00000000" w14:paraId="000000BC">
      <w:pPr>
        <w:spacing w:before="0" w:line="240" w:lineRule="auto"/>
        <w:ind w:firstLine="0"/>
        <w:jc w:val="center"/>
        <w:rPr/>
      </w:pPr>
      <w:r w:rsidDel="00000000" w:rsidR="00000000" w:rsidRPr="00000000">
        <w:rPr>
          <w:rtl w:val="0"/>
        </w:rPr>
      </w:r>
    </w:p>
    <w:p w:rsidR="00000000" w:rsidDel="00000000" w:rsidP="00000000" w:rsidRDefault="00000000" w:rsidRPr="00000000" w14:paraId="000000BD">
      <w:pPr>
        <w:spacing w:before="0" w:line="240" w:lineRule="auto"/>
        <w:ind w:firstLine="0"/>
        <w:jc w:val="center"/>
        <w:rPr/>
      </w:pPr>
      <w:r w:rsidDel="00000000" w:rsidR="00000000" w:rsidRPr="00000000">
        <w:rPr>
          <w:rtl w:val="0"/>
        </w:rPr>
      </w:r>
    </w:p>
    <w:p w:rsidR="00000000" w:rsidDel="00000000" w:rsidP="00000000" w:rsidRDefault="00000000" w:rsidRPr="00000000" w14:paraId="000000BE">
      <w:pPr>
        <w:spacing w:before="0" w:line="240" w:lineRule="auto"/>
        <w:ind w:firstLine="0"/>
        <w:jc w:val="center"/>
        <w:rPr/>
      </w:pPr>
      <w:r w:rsidDel="00000000" w:rsidR="00000000" w:rsidRPr="00000000">
        <w:rPr>
          <w:rtl w:val="0"/>
        </w:rPr>
      </w:r>
    </w:p>
    <w:p w:rsidR="00000000" w:rsidDel="00000000" w:rsidP="00000000" w:rsidRDefault="00000000" w:rsidRPr="00000000" w14:paraId="000000BF">
      <w:pPr>
        <w:spacing w:before="0" w:line="240" w:lineRule="auto"/>
        <w:ind w:firstLine="0"/>
        <w:jc w:val="center"/>
        <w:rPr/>
      </w:pPr>
      <w:r w:rsidDel="00000000" w:rsidR="00000000" w:rsidRPr="00000000">
        <w:rPr>
          <w:rtl w:val="0"/>
        </w:rPr>
      </w:r>
    </w:p>
    <w:p w:rsidR="00000000" w:rsidDel="00000000" w:rsidP="00000000" w:rsidRDefault="00000000" w:rsidRPr="00000000" w14:paraId="000000C0">
      <w:pPr>
        <w:spacing w:before="0" w:line="240" w:lineRule="auto"/>
        <w:ind w:firstLine="0"/>
        <w:jc w:val="center"/>
        <w:rPr/>
      </w:pPr>
      <w:r w:rsidDel="00000000" w:rsidR="00000000" w:rsidRPr="00000000">
        <w:rPr>
          <w:rtl w:val="0"/>
        </w:rPr>
      </w:r>
    </w:p>
    <w:p w:rsidR="00000000" w:rsidDel="00000000" w:rsidP="00000000" w:rsidRDefault="00000000" w:rsidRPr="00000000" w14:paraId="000000C1">
      <w:pPr>
        <w:spacing w:before="0" w:line="240" w:lineRule="auto"/>
        <w:ind w:firstLine="0"/>
        <w:jc w:val="center"/>
        <w:rPr/>
      </w:pPr>
      <w:r w:rsidDel="00000000" w:rsidR="00000000" w:rsidRPr="00000000">
        <w:rPr>
          <w:rtl w:val="0"/>
        </w:rPr>
      </w:r>
    </w:p>
    <w:p w:rsidR="00000000" w:rsidDel="00000000" w:rsidP="00000000" w:rsidRDefault="00000000" w:rsidRPr="00000000" w14:paraId="000000C2">
      <w:pPr>
        <w:spacing w:before="0" w:line="240" w:lineRule="auto"/>
        <w:ind w:firstLine="0"/>
        <w:jc w:val="center"/>
        <w:rPr/>
      </w:pPr>
      <w:r w:rsidDel="00000000" w:rsidR="00000000" w:rsidRPr="00000000">
        <w:rPr>
          <w:rtl w:val="0"/>
        </w:rPr>
      </w:r>
    </w:p>
    <w:p w:rsidR="00000000" w:rsidDel="00000000" w:rsidP="00000000" w:rsidRDefault="00000000" w:rsidRPr="00000000" w14:paraId="000000C3">
      <w:pPr>
        <w:spacing w:before="0" w:line="240" w:lineRule="auto"/>
        <w:ind w:firstLine="0"/>
        <w:jc w:val="center"/>
        <w:rPr/>
      </w:pPr>
      <w:r w:rsidDel="00000000" w:rsidR="00000000" w:rsidRPr="00000000">
        <w:rPr>
          <w:rtl w:val="0"/>
        </w:rPr>
      </w:r>
    </w:p>
    <w:p w:rsidR="00000000" w:rsidDel="00000000" w:rsidP="00000000" w:rsidRDefault="00000000" w:rsidRPr="00000000" w14:paraId="000000C4">
      <w:pPr>
        <w:spacing w:before="0" w:line="240" w:lineRule="auto"/>
        <w:ind w:firstLine="0"/>
        <w:jc w:val="center"/>
        <w:rPr/>
      </w:pPr>
      <w:r w:rsidDel="00000000" w:rsidR="00000000" w:rsidRPr="00000000">
        <w:rPr>
          <w:rtl w:val="0"/>
        </w:rPr>
      </w:r>
    </w:p>
    <w:p w:rsidR="00000000" w:rsidDel="00000000" w:rsidP="00000000" w:rsidRDefault="00000000" w:rsidRPr="00000000" w14:paraId="000000C5">
      <w:pPr>
        <w:spacing w:before="0" w:line="240" w:lineRule="auto"/>
        <w:ind w:firstLine="0"/>
        <w:jc w:val="center"/>
        <w:rPr/>
      </w:pPr>
      <w:r w:rsidDel="00000000" w:rsidR="00000000" w:rsidRPr="00000000">
        <w:rPr>
          <w:rtl w:val="0"/>
        </w:rPr>
      </w:r>
    </w:p>
    <w:p w:rsidR="00000000" w:rsidDel="00000000" w:rsidP="00000000" w:rsidRDefault="00000000" w:rsidRPr="00000000" w14:paraId="000000C6">
      <w:pPr>
        <w:spacing w:before="0" w:line="240" w:lineRule="auto"/>
        <w:ind w:firstLine="0"/>
        <w:jc w:val="center"/>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S</w:t>
      </w:r>
      <w:r w:rsidDel="00000000" w:rsidR="00000000" w:rsidRPr="00000000">
        <w:rPr>
          <w:b w:val="1"/>
          <w:smallCaps w:val="1"/>
          <w:sz w:val="28"/>
          <w:szCs w:val="28"/>
          <w:rtl w:val="0"/>
        </w:rPr>
        <w:t xml:space="preserve">UMÁRIO</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A">
          <w:pPr>
            <w:tabs>
              <w:tab w:val="right" w:pos="9070.86614173228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im2yqln38dw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_heading=h.im2yqln38dw7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Justificativa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Definição do Problema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Objetivo Geral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 Objetivos Específicos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 Estrutura do Trabalho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 FUNDAMENTAÇÃO TEÓRICA</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 Programação textual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vkbiiogq3c9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2.1.1 Linguagem 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_heading=h.vkbiiogq3c9v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opigied4p5m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2.1.2 Linguagem 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_heading=h.opigied4p5mn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psoyhpqfn1l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2.1.3 </w:t>
            </w:r>
          </w:hyperlink>
          <w:hyperlink w:anchor="_heading=h.psoyhpqfn1l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MicroPython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_heading=h.psoyhpqfn1le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jehsj1buftm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2.1.4 Sintaxe de linguagens textuais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_heading=h.jehsj1buftmq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nsjsemhy72d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Programação em blocos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_heading=h.nsjsemhy72de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ao15g8ekdk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Ensino de programação em blocos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_heading=h.ao15g8ekdkvu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3qhm5qfooqa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Scratch</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_heading=h.3qhm5qfooqa5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7ldqb8nsiar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 Blockly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_heading=h.7ldqb8nsiar2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bym36fs4sdp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 MicroBlocks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_heading=h.bym36fs4sdpl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fn5l21o432f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 BIPES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_heading=h.fn5l21o432fb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2.7.1 Subtítulo Terciário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070.866141732284"/>
            </w:tabs>
            <w:spacing w:before="60" w:line="240" w:lineRule="auto"/>
            <w:ind w:left="1080" w:firstLine="0"/>
            <w:rPr>
              <w:rFonts w:ascii="Arial" w:cs="Arial" w:eastAsia="Arial" w:hAnsi="Arial"/>
              <w:b w:val="0"/>
              <w:i w:val="1"/>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2.7.1.1 Subtítulo Quaternário</w:t>
            </w:r>
          </w:hyperlink>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 METODOLOGIA</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 Métodos aplicados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 APRESENTAÇÃO DOS RESULTADOS</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 Análise e discussão dos resultados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3whwml4">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5 CONSIDERAÇÕES FINAIS</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pos="9070.866141732284"/>
            </w:tabs>
            <w:spacing w:after="80"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 Sugestões para trabalhos futuros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4">
      <w:pPr>
        <w:pStyle w:val="Heading1"/>
        <w:ind w:left="432" w:firstLine="0"/>
        <w:rPr/>
      </w:pPr>
      <w:bookmarkStart w:colFirst="0" w:colLast="0" w:name="_heading=h.f0u697769va8" w:id="1"/>
      <w:bookmarkEnd w:id="1"/>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ind w:left="0" w:firstLine="0"/>
        <w:rPr>
          <w:highlight w:val="yellow"/>
        </w:rPr>
      </w:pPr>
      <w:r w:rsidDel="00000000" w:rsidR="00000000" w:rsidRPr="00000000">
        <w:rPr>
          <w:rtl w:val="0"/>
        </w:rPr>
      </w:r>
    </w:p>
    <w:p w:rsidR="00000000" w:rsidDel="00000000" w:rsidP="00000000" w:rsidRDefault="00000000" w:rsidRPr="00000000" w14:paraId="000000E7">
      <w:pPr>
        <w:ind w:left="0" w:firstLine="0"/>
        <w:rPr>
          <w:highlight w:val="yellow"/>
        </w:rPr>
      </w:pPr>
      <w:r w:rsidDel="00000000" w:rsidR="00000000" w:rsidRPr="00000000">
        <w:rPr>
          <w:rtl w:val="0"/>
        </w:rPr>
      </w:r>
    </w:p>
    <w:p w:rsidR="00000000" w:rsidDel="00000000" w:rsidP="00000000" w:rsidRDefault="00000000" w:rsidRPr="00000000" w14:paraId="000000E8">
      <w:pPr>
        <w:ind w:left="0" w:firstLine="0"/>
        <w:rPr>
          <w:highlight w:val="yellow"/>
        </w:rPr>
      </w:pPr>
      <w:r w:rsidDel="00000000" w:rsidR="00000000" w:rsidRPr="00000000">
        <w:rPr>
          <w:highlight w:val="yellow"/>
          <w:rtl w:val="0"/>
        </w:rPr>
        <w:t xml:space="preserve">Atualizar páginas ao terminar</w:t>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pStyle w:val="Heading1"/>
        <w:numPr>
          <w:ilvl w:val="0"/>
          <w:numId w:val="1"/>
        </w:numPr>
        <w:ind w:left="432" w:hanging="432"/>
        <w:rPr/>
      </w:pPr>
      <w:bookmarkStart w:colFirst="0" w:colLast="0" w:name="_heading=h.im2yqln38dw7" w:id="2"/>
      <w:bookmarkEnd w:id="2"/>
      <w:r w:rsidDel="00000000" w:rsidR="00000000" w:rsidRPr="00000000">
        <w:rPr>
          <w:rtl w:val="0"/>
        </w:rPr>
        <w:t xml:space="preserve">INTRODUÇÃO</w:t>
      </w:r>
    </w:p>
    <w:p w:rsidR="00000000" w:rsidDel="00000000" w:rsidP="00000000" w:rsidRDefault="00000000" w:rsidRPr="00000000" w14:paraId="000000EC">
      <w:pPr>
        <w:spacing w:line="360" w:lineRule="auto"/>
        <w:rPr>
          <w:highlight w:val="white"/>
        </w:rPr>
      </w:pPr>
      <w:r w:rsidDel="00000000" w:rsidR="00000000" w:rsidRPr="00000000">
        <w:rPr>
          <w:rtl w:val="0"/>
        </w:rPr>
        <w:t xml:space="preserve">O projeto de sistemas embarcados cresce de forma constante nos últimos anos. As aplicações são onipresentes na fabricação de produtos de consumo, veículos, telecomunicações, sistemas militares e de defesa do meio ambiente </w:t>
      </w:r>
      <w:r w:rsidDel="00000000" w:rsidR="00000000" w:rsidRPr="00000000">
        <w:rPr>
          <w:highlight w:val="white"/>
          <w:rtl w:val="0"/>
        </w:rPr>
        <w:t xml:space="preserve">(MICHELI; SAMI, 1996).</w:t>
      </w:r>
    </w:p>
    <w:p w:rsidR="00000000" w:rsidDel="00000000" w:rsidP="00000000" w:rsidRDefault="00000000" w:rsidRPr="00000000" w14:paraId="000000ED">
      <w:pPr>
        <w:spacing w:line="360" w:lineRule="auto"/>
        <w:rPr>
          <w:highlight w:val="white"/>
        </w:rPr>
      </w:pPr>
      <w:r w:rsidDel="00000000" w:rsidR="00000000" w:rsidRPr="00000000">
        <w:rPr>
          <w:highlight w:val="white"/>
          <w:rtl w:val="0"/>
        </w:rPr>
        <w:t xml:space="preserve">Esses componentes estão se tornando mais complexos e possuem cada vez menos tempo para serem apresentados ao mercado. Portanto, surgiu a necessidade de criar um ambiente de projeto mais eficiente e de fácil utilização, onde os projetistas e jovens sem muita experiência possam utilizar da programação visual ou </w:t>
      </w:r>
      <w:r w:rsidDel="00000000" w:rsidR="00000000" w:rsidRPr="00000000">
        <w:rPr>
          <w:i w:val="1"/>
          <w:highlight w:val="white"/>
          <w:rtl w:val="0"/>
        </w:rPr>
        <w:t xml:space="preserve">no-code</w:t>
      </w:r>
      <w:r w:rsidDel="00000000" w:rsidR="00000000" w:rsidRPr="00000000">
        <w:rPr>
          <w:highlight w:val="white"/>
          <w:rtl w:val="0"/>
        </w:rPr>
        <w:t xml:space="preserve"> para auxiliar em seus estudos e protótipos.</w:t>
      </w:r>
    </w:p>
    <w:p w:rsidR="00000000" w:rsidDel="00000000" w:rsidP="00000000" w:rsidRDefault="00000000" w:rsidRPr="00000000" w14:paraId="000000EE">
      <w:pPr>
        <w:spacing w:line="360" w:lineRule="auto"/>
        <w:rPr>
          <w:highlight w:val="white"/>
        </w:rPr>
      </w:pPr>
      <w:r w:rsidDel="00000000" w:rsidR="00000000" w:rsidRPr="00000000">
        <w:rPr>
          <w:highlight w:val="white"/>
          <w:rtl w:val="0"/>
        </w:rPr>
        <w:t xml:space="preserve">Atualmente, a base da programação de microcontroladores são linguagens textuais como C, </w:t>
      </w:r>
      <w:r w:rsidDel="00000000" w:rsidR="00000000" w:rsidRPr="00000000">
        <w:rPr>
          <w:highlight w:val="white"/>
          <w:rtl w:val="0"/>
        </w:rPr>
        <w:t xml:space="preserve">C++,</w:t>
      </w:r>
      <w:r w:rsidDel="00000000" w:rsidR="00000000" w:rsidRPr="00000000">
        <w:rPr>
          <w:highlight w:val="white"/>
          <w:rtl w:val="0"/>
        </w:rPr>
        <w:t xml:space="preserve"> Assembly e </w:t>
      </w:r>
      <w:r w:rsidDel="00000000" w:rsidR="00000000" w:rsidRPr="00000000">
        <w:rPr>
          <w:highlight w:val="white"/>
          <w:rtl w:val="0"/>
        </w:rPr>
        <w:t xml:space="preserve">MicroPython</w:t>
      </w:r>
      <w:r w:rsidDel="00000000" w:rsidR="00000000" w:rsidRPr="00000000">
        <w:rPr>
          <w:highlight w:val="white"/>
          <w:rtl w:val="0"/>
        </w:rPr>
        <w:t xml:space="preserve">,</w:t>
      </w:r>
      <w:r w:rsidDel="00000000" w:rsidR="00000000" w:rsidRPr="00000000">
        <w:rPr>
          <w:highlight w:val="white"/>
          <w:rtl w:val="0"/>
        </w:rPr>
        <w:t xml:space="preserve"> sendo todas linguagens com sintaxes rigorosas.</w:t>
      </w:r>
      <w:r w:rsidDel="00000000" w:rsidR="00000000" w:rsidRPr="00000000">
        <w:rPr>
          <w:highlight w:val="white"/>
          <w:rtl w:val="0"/>
        </w:rPr>
        <w:t xml:space="preserve"> Como esclarece Caballar (2020), a programação </w:t>
      </w:r>
      <w:r w:rsidDel="00000000" w:rsidR="00000000" w:rsidRPr="00000000">
        <w:rPr>
          <w:i w:val="1"/>
          <w:highlight w:val="white"/>
          <w:rtl w:val="0"/>
        </w:rPr>
        <w:t xml:space="preserve">n</w:t>
      </w:r>
      <w:r w:rsidDel="00000000" w:rsidR="00000000" w:rsidRPr="00000000">
        <w:rPr>
          <w:i w:val="1"/>
          <w:highlight w:val="white"/>
          <w:rtl w:val="0"/>
        </w:rPr>
        <w:t xml:space="preserve">o-code</w:t>
      </w:r>
      <w:r w:rsidDel="00000000" w:rsidR="00000000" w:rsidRPr="00000000">
        <w:rPr>
          <w:highlight w:val="white"/>
          <w:rtl w:val="0"/>
        </w:rPr>
        <w:t xml:space="preserve"> seria a progressão natural do desenvolvimento de software, envolvendo a adição de camadas de abstração e escondendo as complexidades por trás do código textual, objetivando uma programação mais fácil para os desenvolvedores, principalmente para iniciantes.</w:t>
      </w:r>
    </w:p>
    <w:p w:rsidR="00000000" w:rsidDel="00000000" w:rsidP="00000000" w:rsidRDefault="00000000" w:rsidRPr="00000000" w14:paraId="000000EF">
      <w:pPr>
        <w:spacing w:line="360" w:lineRule="auto"/>
        <w:rPr>
          <w:highlight w:val="white"/>
        </w:rPr>
      </w:pPr>
      <w:r w:rsidDel="00000000" w:rsidR="00000000" w:rsidRPr="00000000">
        <w:rPr>
          <w:highlight w:val="white"/>
          <w:rtl w:val="0"/>
        </w:rPr>
        <w:t xml:space="preserve">Ferramentas simples e intuitivas de programação em blocos já são amplamente utilizadas por desenvolvedores e estudantes, plataformas de programação em blocos como o </w:t>
      </w:r>
      <w:r w:rsidDel="00000000" w:rsidR="00000000" w:rsidRPr="00000000">
        <w:rPr>
          <w:highlight w:val="white"/>
          <w:rtl w:val="0"/>
        </w:rPr>
        <w:t xml:space="preserve">Scratch, que foi projetado para ensinar programação para jovens, possui mais de 95 milhões de usuários e quase 115 milhões de projetos compartilhados (MIT; 2022) e também a Blockly,</w:t>
      </w:r>
      <w:r w:rsidDel="00000000" w:rsidR="00000000" w:rsidRPr="00000000">
        <w:rPr>
          <w:i w:val="1"/>
          <w:highlight w:val="white"/>
          <w:rtl w:val="0"/>
        </w:rPr>
        <w:t xml:space="preserve"> </w:t>
      </w:r>
      <w:r w:rsidDel="00000000" w:rsidR="00000000" w:rsidRPr="00000000">
        <w:rPr>
          <w:highlight w:val="white"/>
          <w:rtl w:val="0"/>
        </w:rPr>
        <w:t xml:space="preserve">uma biblioteca criada pelo Google para facilitar a criação de linguagens visuais em bloco, utilizada em centenas de projetos, principalmente educacionais (GOOGLE; 2022).</w:t>
      </w:r>
    </w:p>
    <w:p w:rsidR="00000000" w:rsidDel="00000000" w:rsidP="00000000" w:rsidRDefault="00000000" w:rsidRPr="00000000" w14:paraId="000000F0">
      <w:pPr>
        <w:spacing w:line="360" w:lineRule="auto"/>
        <w:rPr>
          <w:highlight w:val="white"/>
        </w:rPr>
      </w:pPr>
      <w:sdt>
        <w:sdtPr>
          <w:tag w:val="goog_rdk_0"/>
        </w:sdtPr>
        <w:sdtContent>
          <w:commentRangeStart w:id="0"/>
        </w:sdtContent>
      </w:sdt>
      <w:r w:rsidDel="00000000" w:rsidR="00000000" w:rsidRPr="00000000">
        <w:rPr>
          <w:highlight w:val="white"/>
          <w:rtl w:val="0"/>
        </w:rPr>
        <w:t xml:space="preserve">Este trabalho tem como proposta o desenvolvimento de uma aplicação utilizando plataformas de programação em blocos projetadas para microcontroladores, utilizando como base o projeto de carro autônomo AWD disponibilizado pelo LPAE.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F1">
      <w:pPr>
        <w:spacing w:line="360" w:lineRule="auto"/>
        <w:rPr>
          <w:highlight w:val="white"/>
        </w:rPr>
      </w:pPr>
      <w:r w:rsidDel="00000000" w:rsidR="00000000" w:rsidRPr="00000000">
        <w:rPr>
          <w:highlight w:val="white"/>
          <w:rtl w:val="0"/>
        </w:rPr>
        <w:t xml:space="preserve">A elaboração da aplicação foi realizada pela plataforma </w:t>
      </w:r>
      <w:r w:rsidDel="00000000" w:rsidR="00000000" w:rsidRPr="00000000">
        <w:rPr>
          <w:i w:val="1"/>
          <w:highlight w:val="white"/>
          <w:rtl w:val="0"/>
        </w:rPr>
        <w:t xml:space="preserve">open</w:t>
      </w:r>
      <w:r w:rsidDel="00000000" w:rsidR="00000000" w:rsidRPr="00000000">
        <w:rPr>
          <w:highlight w:val="white"/>
          <w:rtl w:val="0"/>
        </w:rPr>
        <w:t xml:space="preserve"> </w:t>
      </w:r>
      <w:r w:rsidDel="00000000" w:rsidR="00000000" w:rsidRPr="00000000">
        <w:rPr>
          <w:i w:val="1"/>
          <w:highlight w:val="white"/>
          <w:rtl w:val="0"/>
        </w:rPr>
        <w:t xml:space="preserve">source</w:t>
      </w:r>
      <w:r w:rsidDel="00000000" w:rsidR="00000000" w:rsidRPr="00000000">
        <w:rPr>
          <w:highlight w:val="white"/>
          <w:rtl w:val="0"/>
        </w:rPr>
        <w:t xml:space="preserve"> BIPES, desenvolvida no Brasil e planejada para programação de sistemas embarcados e aplicações IoT (</w:t>
      </w:r>
      <w:r w:rsidDel="00000000" w:rsidR="00000000" w:rsidRPr="00000000">
        <w:rPr>
          <w:rtl w:val="0"/>
        </w:rPr>
        <w:t xml:space="preserve">JUNIOR et al., 2020</w:t>
      </w:r>
      <w:r w:rsidDel="00000000" w:rsidR="00000000" w:rsidRPr="00000000">
        <w:rPr>
          <w:highlight w:val="white"/>
          <w:rtl w:val="0"/>
        </w:rPr>
        <w:t xml:space="preserve">), e também na plataforma MicroBlocks um ambiente de programação projetado para kits de eletrônica, inspirado em Scratch, GP e Snap! (</w:t>
      </w:r>
      <w:r w:rsidDel="00000000" w:rsidR="00000000" w:rsidRPr="00000000">
        <w:rPr>
          <w:rtl w:val="0"/>
        </w:rPr>
        <w:t xml:space="preserve">CABRERA; MALONEY; </w:t>
      </w:r>
      <w:r w:rsidDel="00000000" w:rsidR="00000000" w:rsidRPr="00000000">
        <w:rPr>
          <w:rtl w:val="0"/>
        </w:rPr>
        <w:t xml:space="preserve">WEINTROP</w:t>
      </w:r>
      <w:r w:rsidDel="00000000" w:rsidR="00000000" w:rsidRPr="00000000">
        <w:rPr>
          <w:highlight w:val="white"/>
          <w:rtl w:val="0"/>
        </w:rPr>
        <w:t xml:space="preserve">,</w:t>
      </w:r>
      <w:r w:rsidDel="00000000" w:rsidR="00000000" w:rsidRPr="00000000">
        <w:rPr>
          <w:highlight w:val="white"/>
          <w:rtl w:val="0"/>
        </w:rPr>
        <w:t xml:space="preserve"> 2019).</w:t>
      </w:r>
      <w:r w:rsidDel="00000000" w:rsidR="00000000" w:rsidRPr="00000000">
        <w:rPr>
          <w:rtl w:val="0"/>
        </w:rPr>
      </w:r>
    </w:p>
    <w:p w:rsidR="00000000" w:rsidDel="00000000" w:rsidP="00000000" w:rsidRDefault="00000000" w:rsidRPr="00000000" w14:paraId="000000F2">
      <w:pPr>
        <w:pStyle w:val="Heading2"/>
        <w:numPr>
          <w:ilvl w:val="1"/>
          <w:numId w:val="1"/>
        </w:numPr>
        <w:spacing w:line="360" w:lineRule="auto"/>
        <w:ind w:left="576" w:hanging="576"/>
        <w:rPr/>
      </w:pPr>
      <w:bookmarkStart w:colFirst="0" w:colLast="0" w:name="_heading=h.3znysh7" w:id="3"/>
      <w:bookmarkEnd w:id="3"/>
      <w:r w:rsidDel="00000000" w:rsidR="00000000" w:rsidRPr="00000000">
        <w:rPr>
          <w:rtl w:val="0"/>
        </w:rPr>
        <w:t xml:space="preserve">Justificativa</w:t>
      </w:r>
    </w:p>
    <w:p w:rsidR="00000000" w:rsidDel="00000000" w:rsidP="00000000" w:rsidRDefault="00000000" w:rsidRPr="00000000" w14:paraId="000000F3">
      <w:pPr>
        <w:spacing w:line="360" w:lineRule="auto"/>
        <w:rPr/>
      </w:pPr>
      <w:r w:rsidDel="00000000" w:rsidR="00000000" w:rsidRPr="00000000">
        <w:rPr>
          <w:rtl w:val="0"/>
        </w:rPr>
        <w:t xml:space="preserve">A programação de microcontroladores é um processo que necessita de desenvolvedores e engenheiros qualificados com amplo conhecimento de uma determinada plataforma e linguagem de programação, além de requerer uma pesquisa minuciosa de diferentes documentos e </w:t>
      </w:r>
      <w:r w:rsidDel="00000000" w:rsidR="00000000" w:rsidRPr="00000000">
        <w:rPr>
          <w:i w:val="1"/>
          <w:rtl w:val="0"/>
        </w:rPr>
        <w:t xml:space="preserve">datasheets,</w:t>
      </w:r>
      <w:r w:rsidDel="00000000" w:rsidR="00000000" w:rsidRPr="00000000">
        <w:rPr>
          <w:rtl w:val="0"/>
        </w:rPr>
        <w:t xml:space="preserve"> para que se consiga obter os conhecimentos necessários para a execução de um projeto. Como resultado, as bases de códigos geralmente carecem de modularidade e apresentam uma estrutura de difícil compreensão.</w:t>
      </w:r>
    </w:p>
    <w:p w:rsidR="00000000" w:rsidDel="00000000" w:rsidP="00000000" w:rsidRDefault="00000000" w:rsidRPr="00000000" w14:paraId="000000F4">
      <w:pPr>
        <w:spacing w:line="360" w:lineRule="auto"/>
        <w:rPr/>
      </w:pPr>
      <w:r w:rsidDel="00000000" w:rsidR="00000000" w:rsidRPr="00000000">
        <w:rPr>
          <w:rtl w:val="0"/>
        </w:rPr>
        <w:t xml:space="preserve">Para jovens e iniciantes, analisar e criar bases de código para microcontroladores torna-se uma tarefa difícil e demorada. Por esses motivos, novas ferramentas e metodologias de programação foram criadas para facilitar e acelerar o processo de aprendizado e prototipagem.</w:t>
      </w:r>
    </w:p>
    <w:p w:rsidR="00000000" w:rsidDel="00000000" w:rsidP="00000000" w:rsidRDefault="00000000" w:rsidRPr="00000000" w14:paraId="000000F5">
      <w:pPr>
        <w:spacing w:line="360" w:lineRule="auto"/>
        <w:rPr/>
      </w:pPr>
      <w:r w:rsidDel="00000000" w:rsidR="00000000" w:rsidRPr="00000000">
        <w:rPr>
          <w:rtl w:val="0"/>
        </w:rPr>
        <w:t xml:space="preserve">Um destes métodos é a programação em blocos, que introduz uma dimensão visual para apoiar o processo de aprendizagem. Segundo </w:t>
      </w:r>
      <w:r w:rsidDel="00000000" w:rsidR="00000000" w:rsidRPr="00000000">
        <w:rPr>
          <w:rtl w:val="0"/>
        </w:rPr>
        <w:t xml:space="preserve">Weintrop</w:t>
      </w:r>
      <w:r w:rsidDel="00000000" w:rsidR="00000000" w:rsidRPr="00000000">
        <w:rPr>
          <w:rtl w:val="0"/>
        </w:rPr>
        <w:t xml:space="preserve"> (2019), este ambiente produz uma nova maneira de se escrever código, incluindo cores e formas, podendo reduzir a curva de aprendizado que os alunos possuem quando iniciam o aprendizado de programação em um ambiente baseado em texto.</w:t>
      </w:r>
    </w:p>
    <w:p w:rsidR="00000000" w:rsidDel="00000000" w:rsidP="00000000" w:rsidRDefault="00000000" w:rsidRPr="00000000" w14:paraId="000000F6">
      <w:pPr>
        <w:spacing w:line="360" w:lineRule="auto"/>
        <w:rPr/>
      </w:pPr>
      <w:r w:rsidDel="00000000" w:rsidR="00000000" w:rsidRPr="00000000">
        <w:rPr>
          <w:rtl w:val="0"/>
        </w:rPr>
        <w:t xml:space="preserve">A ferramenta de programação em blocos, além de facilitar a codificação para o usuário, prepara o ambiente de programação de forma automatizada, colocando em prática a ideia </w:t>
      </w:r>
      <w:r w:rsidDel="00000000" w:rsidR="00000000" w:rsidRPr="00000000">
        <w:rPr>
          <w:i w:val="1"/>
          <w:rtl w:val="0"/>
        </w:rPr>
        <w:t xml:space="preserve">plug-and-play</w:t>
      </w:r>
      <w:r w:rsidDel="00000000" w:rsidR="00000000" w:rsidRPr="00000000">
        <w:rPr>
          <w:rtl w:val="0"/>
        </w:rPr>
        <w:t xml:space="preserve">,  o usuário não precisa se preocupar com diversas variáveis ​​de preparação, instalação e configuração da plataforma.</w:t>
      </w:r>
    </w:p>
    <w:p w:rsidR="00000000" w:rsidDel="00000000" w:rsidP="00000000" w:rsidRDefault="00000000" w:rsidRPr="00000000" w14:paraId="000000F7">
      <w:pPr>
        <w:spacing w:line="360" w:lineRule="auto"/>
        <w:rPr/>
      </w:pPr>
      <w:r w:rsidDel="00000000" w:rsidR="00000000" w:rsidRPr="00000000">
        <w:rPr>
          <w:rtl w:val="0"/>
        </w:rPr>
        <w:t xml:space="preserve">Diante disso, esse estudo propõe abordar a programação em blocos voltada para microcontroladores, implementando uma aplicação utilizando plataformas existentes e atuais de programação em blocos, a fim de evidenciar sua praticidade, viabilidade e funcionamento.</w:t>
      </w:r>
    </w:p>
    <w:p w:rsidR="00000000" w:rsidDel="00000000" w:rsidP="00000000" w:rsidRDefault="00000000" w:rsidRPr="00000000" w14:paraId="000000F8">
      <w:pPr>
        <w:pStyle w:val="Heading2"/>
        <w:numPr>
          <w:ilvl w:val="1"/>
          <w:numId w:val="1"/>
        </w:numPr>
        <w:spacing w:line="360" w:lineRule="auto"/>
        <w:ind w:left="576" w:hanging="576"/>
        <w:rPr/>
      </w:pPr>
      <w:bookmarkStart w:colFirst="0" w:colLast="0" w:name="_heading=h.2et92p0" w:id="4"/>
      <w:bookmarkEnd w:id="4"/>
      <w:r w:rsidDel="00000000" w:rsidR="00000000" w:rsidRPr="00000000">
        <w:rPr>
          <w:rtl w:val="0"/>
        </w:rPr>
        <w:t xml:space="preserve">Definição do Problema</w:t>
      </w:r>
    </w:p>
    <w:p w:rsidR="00000000" w:rsidDel="00000000" w:rsidP="00000000" w:rsidRDefault="00000000" w:rsidRPr="00000000" w14:paraId="000000F9">
      <w:pPr>
        <w:spacing w:line="360" w:lineRule="auto"/>
        <w:rPr/>
      </w:pPr>
      <w:r w:rsidDel="00000000" w:rsidR="00000000" w:rsidRPr="00000000">
        <w:rPr>
          <w:rtl w:val="0"/>
        </w:rPr>
        <w:t xml:space="preserve">Dependendo da plataforma e da linguagem escolhida, a programação de sistemas embarcados pode ser complexa e demorada, envolvendo a compreensão de um conjunto de teoria, prática, conhecimento sobre paradigmas, sintaxe, semântica da linguagem, lógica e abstração. Esses aspectos dificultam o aprendizado para iniciantes e são uma barreira para aqueles que desejam criar protótipos rapidamente.</w:t>
      </w:r>
    </w:p>
    <w:p w:rsidR="00000000" w:rsidDel="00000000" w:rsidP="00000000" w:rsidRDefault="00000000" w:rsidRPr="00000000" w14:paraId="000000FA">
      <w:pPr>
        <w:spacing w:line="360" w:lineRule="auto"/>
        <w:rPr/>
      </w:pPr>
      <w:r w:rsidDel="00000000" w:rsidR="00000000" w:rsidRPr="00000000">
        <w:rPr>
          <w:rtl w:val="0"/>
        </w:rPr>
        <w:t xml:space="preserve">Dessa forma, diante das antigas e atuais opções de linguagens e ferramentas de programação para sistemas embarcados, podemos utilizar alguma plataforma para criar protótipos simples e com um aprendizado facilitado?</w:t>
      </w:r>
    </w:p>
    <w:p w:rsidR="00000000" w:rsidDel="00000000" w:rsidP="00000000" w:rsidRDefault="00000000" w:rsidRPr="00000000" w14:paraId="000000FB">
      <w:pPr>
        <w:pStyle w:val="Heading2"/>
        <w:numPr>
          <w:ilvl w:val="1"/>
          <w:numId w:val="1"/>
        </w:numPr>
        <w:spacing w:line="360" w:lineRule="auto"/>
        <w:ind w:left="576" w:hanging="576"/>
        <w:rPr/>
      </w:pPr>
      <w:bookmarkStart w:colFirst="0" w:colLast="0" w:name="_heading=h.tyjcwt" w:id="5"/>
      <w:bookmarkEnd w:id="5"/>
      <w:r w:rsidDel="00000000" w:rsidR="00000000" w:rsidRPr="00000000">
        <w:rPr>
          <w:rtl w:val="0"/>
        </w:rPr>
        <w:t xml:space="preserve">Objetivo Geral</w:t>
      </w:r>
    </w:p>
    <w:p w:rsidR="00000000" w:rsidDel="00000000" w:rsidP="00000000" w:rsidRDefault="00000000" w:rsidRPr="00000000" w14:paraId="000000FC">
      <w:pPr>
        <w:spacing w:line="360" w:lineRule="auto"/>
        <w:rPr/>
      </w:pPr>
      <w:r w:rsidDel="00000000" w:rsidR="00000000" w:rsidRPr="00000000">
        <w:rPr>
          <w:rtl w:val="0"/>
        </w:rPr>
        <w:t xml:space="preserve">O presente trabalho tem como objetivo o estudo de ferramentas de programação alternativas e acessíveis, visando a facilidade na prototipação </w:t>
      </w:r>
      <w:r w:rsidDel="00000000" w:rsidR="00000000" w:rsidRPr="00000000">
        <w:rPr>
          <w:rtl w:val="0"/>
        </w:rPr>
        <w:t xml:space="preserve">e uma</w:t>
      </w:r>
      <w:r w:rsidDel="00000000" w:rsidR="00000000" w:rsidRPr="00000000">
        <w:rPr>
          <w:rtl w:val="0"/>
        </w:rPr>
        <w:t xml:space="preserve"> alternativa de aprendizado moderna para programação de microcontroladores. Aplicando as descobertas do estudo no desenvolvimento de uma aplicação utilizando programação em blocos para o projeto do veículo autônomo AWD </w:t>
      </w:r>
      <w:sdt>
        <w:sdtPr>
          <w:tag w:val="goog_rdk_1"/>
        </w:sdtPr>
        <w:sdtContent>
          <w:commentRangeStart w:id="1"/>
        </w:sdtContent>
      </w:sdt>
      <w:r w:rsidDel="00000000" w:rsidR="00000000" w:rsidRPr="00000000">
        <w:rPr>
          <w:rtl w:val="0"/>
        </w:rPr>
        <w:t xml:space="preserve">(github.com/xtarke/automated_buggy)</w:t>
      </w:r>
      <w:r w:rsidDel="00000000" w:rsidR="00000000" w:rsidRPr="00000000">
        <w:rPr>
          <w:rtl w:val="0"/>
        </w:rPr>
        <w:t xml:space="preserve">, presente no LPAE</w:t>
      </w:r>
      <w:commentRangeEnd w:id="1"/>
      <w:r w:rsidDel="00000000" w:rsidR="00000000" w:rsidRPr="00000000">
        <w:commentReference w:id="1"/>
      </w:r>
      <w:r w:rsidDel="00000000" w:rsidR="00000000" w:rsidRPr="00000000">
        <w:rPr>
          <w:rtl w:val="0"/>
        </w:rPr>
        <w:t xml:space="preserve">.</w:t>
      </w:r>
    </w:p>
    <w:p w:rsidR="00000000" w:rsidDel="00000000" w:rsidP="00000000" w:rsidRDefault="00000000" w:rsidRPr="00000000" w14:paraId="000000FD">
      <w:pPr>
        <w:pStyle w:val="Heading2"/>
        <w:numPr>
          <w:ilvl w:val="1"/>
          <w:numId w:val="1"/>
        </w:numPr>
        <w:spacing w:line="360" w:lineRule="auto"/>
        <w:ind w:left="576" w:hanging="576"/>
        <w:rPr/>
      </w:pPr>
      <w:bookmarkStart w:colFirst="0" w:colLast="0" w:name="_heading=h.3dy6vkm" w:id="6"/>
      <w:bookmarkEnd w:id="6"/>
      <w:r w:rsidDel="00000000" w:rsidR="00000000" w:rsidRPr="00000000">
        <w:rPr>
          <w:rtl w:val="0"/>
        </w:rPr>
        <w:t xml:space="preserve">Objetivos Específicos</w:t>
      </w:r>
    </w:p>
    <w:p w:rsidR="00000000" w:rsidDel="00000000" w:rsidP="00000000" w:rsidRDefault="00000000" w:rsidRPr="00000000" w14:paraId="000000FE">
      <w:pPr>
        <w:spacing w:line="360" w:lineRule="auto"/>
        <w:rPr/>
      </w:pPr>
      <w:r w:rsidDel="00000000" w:rsidR="00000000" w:rsidRPr="00000000">
        <w:rPr>
          <w:rtl w:val="0"/>
        </w:rPr>
        <w:t xml:space="preserve">Com o objetivo geral apresentado, destaca-se os seguintes objetivos específicos:</w:t>
      </w:r>
    </w:p>
    <w:p w:rsidR="00000000" w:rsidDel="00000000" w:rsidP="00000000" w:rsidRDefault="00000000" w:rsidRPr="00000000" w14:paraId="000000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rPr/>
      </w:pPr>
      <w:r w:rsidDel="00000000" w:rsidR="00000000" w:rsidRPr="00000000">
        <w:rPr>
          <w:rtl w:val="0"/>
        </w:rPr>
        <w:t xml:space="preserve">Estudar as ferramentas e tecnologias disponíveis para o desenvolvimento da aplicação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rPr>
          <w:u w:val="none"/>
        </w:rPr>
      </w:pPr>
      <w:r w:rsidDel="00000000" w:rsidR="00000000" w:rsidRPr="00000000">
        <w:rPr>
          <w:rtl w:val="0"/>
        </w:rPr>
        <w:t xml:space="preserve">Escolha dos componentes para construção do </w:t>
      </w:r>
      <w:r w:rsidDel="00000000" w:rsidR="00000000" w:rsidRPr="00000000">
        <w:rPr>
          <w:i w:val="1"/>
          <w:rtl w:val="0"/>
        </w:rPr>
        <w:t xml:space="preserve">hardware</w:t>
      </w:r>
      <w:r w:rsidDel="00000000" w:rsidR="00000000" w:rsidRPr="00000000">
        <w:rPr>
          <w:rtl w:val="0"/>
        </w:rPr>
        <w:t xml:space="preserve">;</w:t>
      </w:r>
    </w:p>
    <w:p w:rsidR="00000000" w:rsidDel="00000000" w:rsidP="00000000" w:rsidRDefault="00000000" w:rsidRPr="00000000" w14:paraId="0000010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pPr>
      <w:r w:rsidDel="00000000" w:rsidR="00000000" w:rsidRPr="00000000">
        <w:rPr>
          <w:rtl w:val="0"/>
        </w:rPr>
        <w:t xml:space="preserve">Projetar a interface de comunicação com o microcontrolador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pPr>
      <w:r w:rsidDel="00000000" w:rsidR="00000000" w:rsidRPr="00000000">
        <w:rPr>
          <w:rtl w:val="0"/>
        </w:rPr>
        <w:t xml:space="preserve">Implementar a aplicação;</w:t>
      </w: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u w:val="none"/>
        </w:rPr>
      </w:pPr>
      <w:r w:rsidDel="00000000" w:rsidR="00000000" w:rsidRPr="00000000">
        <w:rPr>
          <w:rtl w:val="0"/>
        </w:rPr>
        <w:t xml:space="preserve">Testar o funcionamento e a viabilidade;</w:t>
      </w:r>
    </w:p>
    <w:p w:rsidR="00000000" w:rsidDel="00000000" w:rsidP="00000000" w:rsidRDefault="00000000" w:rsidRPr="00000000" w14:paraId="000001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u w:val="none"/>
        </w:rPr>
      </w:pPr>
      <w:r w:rsidDel="00000000" w:rsidR="00000000" w:rsidRPr="00000000">
        <w:rPr>
          <w:rtl w:val="0"/>
        </w:rPr>
        <w:t xml:space="preserve">Analisar os resultados alcançados;</w:t>
      </w:r>
      <w:r w:rsidDel="00000000" w:rsidR="00000000" w:rsidRPr="00000000">
        <w:rPr>
          <w:rtl w:val="0"/>
        </w:rPr>
      </w:r>
    </w:p>
    <w:p w:rsidR="00000000" w:rsidDel="00000000" w:rsidP="00000000" w:rsidRDefault="00000000" w:rsidRPr="00000000" w14:paraId="00000105">
      <w:pPr>
        <w:pStyle w:val="Heading2"/>
        <w:numPr>
          <w:ilvl w:val="1"/>
          <w:numId w:val="1"/>
        </w:numPr>
        <w:spacing w:line="360" w:lineRule="auto"/>
        <w:ind w:left="576" w:hanging="576"/>
        <w:rPr/>
      </w:pPr>
      <w:bookmarkStart w:colFirst="0" w:colLast="0" w:name="_heading=h.1t3h5sf" w:id="7"/>
      <w:bookmarkEnd w:id="7"/>
      <w:r w:rsidDel="00000000" w:rsidR="00000000" w:rsidRPr="00000000">
        <w:rPr>
          <w:rtl w:val="0"/>
        </w:rPr>
        <w:t xml:space="preserve">Estrutura do Trabalho</w:t>
      </w:r>
    </w:p>
    <w:p w:rsidR="00000000" w:rsidDel="00000000" w:rsidP="00000000" w:rsidRDefault="00000000" w:rsidRPr="00000000" w14:paraId="00000106">
      <w:pPr>
        <w:spacing w:line="360" w:lineRule="auto"/>
        <w:rPr/>
      </w:pPr>
      <w:r w:rsidDel="00000000" w:rsidR="00000000" w:rsidRPr="00000000">
        <w:rPr>
          <w:rtl w:val="0"/>
        </w:rPr>
        <w:t xml:space="preserve">Texto texto texto texto texto texto texto texto texto texto texto texto texto texto texto texto texto texto texto texto texto texto.</w:t>
        <w:br w:type="textWrapping"/>
      </w:r>
    </w:p>
    <w:p w:rsidR="00000000" w:rsidDel="00000000" w:rsidP="00000000" w:rsidRDefault="00000000" w:rsidRPr="00000000" w14:paraId="00000107">
      <w:pPr>
        <w:pStyle w:val="Heading1"/>
        <w:numPr>
          <w:ilvl w:val="0"/>
          <w:numId w:val="1"/>
        </w:numPr>
        <w:spacing w:line="360" w:lineRule="auto"/>
        <w:ind w:left="432" w:hanging="432"/>
        <w:rPr/>
      </w:pPr>
      <w:bookmarkStart w:colFirst="0" w:colLast="0" w:name="_heading=h.4d34og8" w:id="8"/>
      <w:bookmarkEnd w:id="8"/>
      <w:r w:rsidDel="00000000" w:rsidR="00000000" w:rsidRPr="00000000">
        <w:rPr>
          <w:rtl w:val="0"/>
        </w:rPr>
        <w:t xml:space="preserve">FUNDAMENTAÇÃO TEÓRICA</w:t>
      </w:r>
    </w:p>
    <w:p w:rsidR="00000000" w:rsidDel="00000000" w:rsidP="00000000" w:rsidRDefault="00000000" w:rsidRPr="00000000" w14:paraId="00000108">
      <w:pPr>
        <w:spacing w:line="360" w:lineRule="auto"/>
        <w:rPr/>
      </w:pPr>
      <w:bookmarkStart w:colFirst="0" w:colLast="0" w:name="_heading=h.2s8eyo1" w:id="9"/>
      <w:bookmarkEnd w:id="9"/>
      <w:r w:rsidDel="00000000" w:rsidR="00000000" w:rsidRPr="00000000">
        <w:rPr>
          <w:rtl w:val="0"/>
        </w:rPr>
        <w:t xml:space="preserve">Este capítulo aborda os principais temas relacionados a este trabalho. Primeiro, é apresentado um embasamento teórico sobre programação textual e em blocos, com ênfase em suas estruturas e características. Posteriormente, são abordadas as linguagens de programação em blocos utilizadas para este trabalho, apresentando suas funcionalidades e particularidades.</w:t>
      </w:r>
    </w:p>
    <w:p w:rsidR="00000000" w:rsidDel="00000000" w:rsidP="00000000" w:rsidRDefault="00000000" w:rsidRPr="00000000" w14:paraId="00000109">
      <w:pPr>
        <w:pStyle w:val="Heading2"/>
        <w:numPr>
          <w:ilvl w:val="1"/>
          <w:numId w:val="1"/>
        </w:numPr>
        <w:spacing w:line="360" w:lineRule="auto"/>
        <w:ind w:left="576" w:hanging="576"/>
        <w:rPr/>
      </w:pPr>
      <w:bookmarkStart w:colFirst="0" w:colLast="0" w:name="_heading=h.17dp8vu" w:id="10"/>
      <w:bookmarkEnd w:id="10"/>
      <w:r w:rsidDel="00000000" w:rsidR="00000000" w:rsidRPr="00000000">
        <w:rPr>
          <w:rtl w:val="0"/>
        </w:rPr>
        <w:t xml:space="preserve">Programação textual</w:t>
      </w:r>
    </w:p>
    <w:p w:rsidR="00000000" w:rsidDel="00000000" w:rsidP="00000000" w:rsidRDefault="00000000" w:rsidRPr="00000000" w14:paraId="0000010A">
      <w:pPr>
        <w:spacing w:line="360" w:lineRule="auto"/>
        <w:rPr/>
      </w:pPr>
      <w:bookmarkStart w:colFirst="0" w:colLast="0" w:name="_heading=h.lg0t9jwxoi4o" w:id="11"/>
      <w:bookmarkEnd w:id="11"/>
      <w:r w:rsidDel="00000000" w:rsidR="00000000" w:rsidRPr="00000000">
        <w:rPr>
          <w:rtl w:val="0"/>
        </w:rPr>
        <w:t xml:space="preserve">De acordo com Sammet (1969), uma linguagem de programação é um conjunto de caracteres que possuem regras para combiná-los e uma especificação de seus efeitos quando executados em um computador. O nível de abstração deve ser tal que os usuários não precisem conhecer código de máquina e para que a linguagem seja amplamente independente, permitindo que o mesmo programa seja executado em computadores com arquiteturas diferentes.</w:t>
      </w:r>
    </w:p>
    <w:p w:rsidR="00000000" w:rsidDel="00000000" w:rsidP="00000000" w:rsidRDefault="00000000" w:rsidRPr="00000000" w14:paraId="0000010B">
      <w:pPr>
        <w:spacing w:line="360" w:lineRule="auto"/>
        <w:rPr/>
      </w:pPr>
      <w:bookmarkStart w:colFirst="0" w:colLast="0" w:name="_heading=h.xupmykonutt1" w:id="12"/>
      <w:bookmarkEnd w:id="12"/>
      <w:r w:rsidDel="00000000" w:rsidR="00000000" w:rsidRPr="00000000">
        <w:rPr>
          <w:rtl w:val="0"/>
        </w:rPr>
        <w:t xml:space="preserve">Slonneger</w:t>
      </w:r>
      <w:r w:rsidDel="00000000" w:rsidR="00000000" w:rsidRPr="00000000">
        <w:rPr>
          <w:rtl w:val="0"/>
        </w:rPr>
        <w:t xml:space="preserve"> e Kurtz (1995) definem as linguagens de programação textual pelas suas três características em comum:</w:t>
      </w:r>
    </w:p>
    <w:p w:rsidR="00000000" w:rsidDel="00000000" w:rsidP="00000000" w:rsidRDefault="00000000" w:rsidRPr="00000000" w14:paraId="0000010C">
      <w:pPr>
        <w:numPr>
          <w:ilvl w:val="0"/>
          <w:numId w:val="4"/>
        </w:numPr>
        <w:spacing w:after="0" w:afterAutospacing="0" w:line="360" w:lineRule="auto"/>
        <w:ind w:left="720" w:hanging="360"/>
        <w:rPr>
          <w:u w:val="none"/>
        </w:rPr>
      </w:pPr>
      <w:bookmarkStart w:colFirst="0" w:colLast="0" w:name="_heading=h.t2u0sk5mlpt2" w:id="13"/>
      <w:bookmarkEnd w:id="13"/>
      <w:r w:rsidDel="00000000" w:rsidR="00000000" w:rsidRPr="00000000">
        <w:rPr>
          <w:rtl w:val="0"/>
        </w:rPr>
        <w:t xml:space="preserve">Sintaxe: Refere-se às formas como os símbolos podem ser combinados para criar comandos na linguagem. É uma descrição estrutural das expressões que compõem a linguagem. A sintaxe lida apenas com a forma e a estrutura dos símbolos, sem qualquer ligação com seus significados.</w:t>
      </w:r>
    </w:p>
    <w:p w:rsidR="00000000" w:rsidDel="00000000" w:rsidP="00000000" w:rsidRDefault="00000000" w:rsidRPr="00000000" w14:paraId="0000010D">
      <w:pPr>
        <w:numPr>
          <w:ilvl w:val="0"/>
          <w:numId w:val="4"/>
        </w:numPr>
        <w:spacing w:after="0" w:afterAutospacing="0" w:before="0" w:beforeAutospacing="0" w:line="360" w:lineRule="auto"/>
        <w:ind w:left="720" w:hanging="360"/>
        <w:rPr>
          <w:u w:val="none"/>
        </w:rPr>
      </w:pPr>
      <w:bookmarkStart w:colFirst="0" w:colLast="0" w:name="_heading=h.mjh7lst27wbb" w:id="14"/>
      <w:bookmarkEnd w:id="14"/>
      <w:r w:rsidDel="00000000" w:rsidR="00000000" w:rsidRPr="00000000">
        <w:rPr>
          <w:rtl w:val="0"/>
        </w:rPr>
        <w:t xml:space="preserve">Semântica: Revela o significado dos comandos em uma linguagem. Correlacionando seus símbolos com os comportamentos que devem ser executados.</w:t>
      </w:r>
    </w:p>
    <w:p w:rsidR="00000000" w:rsidDel="00000000" w:rsidP="00000000" w:rsidRDefault="00000000" w:rsidRPr="00000000" w14:paraId="0000010E">
      <w:pPr>
        <w:numPr>
          <w:ilvl w:val="0"/>
          <w:numId w:val="4"/>
        </w:numPr>
        <w:spacing w:before="0" w:beforeAutospacing="0" w:line="360" w:lineRule="auto"/>
        <w:ind w:left="720" w:hanging="360"/>
        <w:rPr>
          <w:u w:val="none"/>
        </w:rPr>
      </w:pPr>
      <w:bookmarkStart w:colFirst="0" w:colLast="0" w:name="_heading=h.i6wm5zuu1z7w" w:id="15"/>
      <w:bookmarkEnd w:id="15"/>
      <w:r w:rsidDel="00000000" w:rsidR="00000000" w:rsidRPr="00000000">
        <w:rPr>
          <w:rtl w:val="0"/>
        </w:rPr>
        <w:t xml:space="preserve">Pragmática: Trata-se dos aspectos da linguagem que envolvem os usuários, ou seja, fenômenos psicológicos e sociológicos como utilidade, escopo de aplicação e seus efeitos, incluindo questões como facilidade de implementação, eficiência na aplicação e metodologia de programação.</w:t>
      </w:r>
      <w:r w:rsidDel="00000000" w:rsidR="00000000" w:rsidRPr="00000000">
        <w:rPr>
          <w:rtl w:val="0"/>
        </w:rPr>
      </w:r>
    </w:p>
    <w:p w:rsidR="00000000" w:rsidDel="00000000" w:rsidP="00000000" w:rsidRDefault="00000000" w:rsidRPr="00000000" w14:paraId="0000010F">
      <w:pPr>
        <w:spacing w:after="240" w:line="240" w:lineRule="auto"/>
        <w:ind w:firstLine="0"/>
        <w:jc w:val="center"/>
        <w:rPr/>
      </w:pPr>
      <w:bookmarkStart w:colFirst="0" w:colLast="0" w:name="_heading=h.vnf7jxjdn3xg" w:id="16"/>
      <w:bookmarkEnd w:id="16"/>
      <w:r w:rsidDel="00000000" w:rsidR="00000000" w:rsidRPr="00000000">
        <w:rPr>
          <w:b w:val="1"/>
          <w:sz w:val="20"/>
          <w:szCs w:val="20"/>
          <w:rtl w:val="0"/>
        </w:rPr>
        <w:t xml:space="preserve">Figura 1 – Sintaxe, semântica e pragmática</w:t>
      </w:r>
      <w:r w:rsidDel="00000000" w:rsidR="00000000" w:rsidRPr="00000000">
        <w:rPr>
          <w:rtl w:val="0"/>
        </w:rPr>
      </w:r>
    </w:p>
    <w:p w:rsidR="00000000" w:rsidDel="00000000" w:rsidP="00000000" w:rsidRDefault="00000000" w:rsidRPr="00000000" w14:paraId="00000110">
      <w:pPr>
        <w:spacing w:line="240" w:lineRule="auto"/>
        <w:ind w:firstLine="0"/>
        <w:jc w:val="center"/>
        <w:rPr/>
      </w:pPr>
      <w:bookmarkStart w:colFirst="0" w:colLast="0" w:name="_heading=h.allo9y6q11ik" w:id="17"/>
      <w:bookmarkEnd w:id="17"/>
      <w:r w:rsidDel="00000000" w:rsidR="00000000" w:rsidRPr="00000000">
        <w:rPr/>
        <w:drawing>
          <wp:inline distB="114300" distT="114300" distL="114300" distR="114300">
            <wp:extent cx="4321988" cy="1632968"/>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321988" cy="1632968"/>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40" w:line="240" w:lineRule="auto"/>
        <w:ind w:firstLine="720"/>
        <w:jc w:val="left"/>
        <w:rPr/>
      </w:pPr>
      <w:r w:rsidDel="00000000" w:rsidR="00000000" w:rsidRPr="00000000">
        <w:rPr>
          <w:sz w:val="20"/>
          <w:szCs w:val="20"/>
          <w:rtl w:val="0"/>
        </w:rPr>
        <w:t xml:space="preserve">Fonte: Elaboração própria (2022).</w:t>
      </w:r>
      <w:r w:rsidDel="00000000" w:rsidR="00000000" w:rsidRPr="00000000">
        <w:rPr>
          <w:rtl w:val="0"/>
        </w:rPr>
      </w:r>
    </w:p>
    <w:p w:rsidR="00000000" w:rsidDel="00000000" w:rsidP="00000000" w:rsidRDefault="00000000" w:rsidRPr="00000000" w14:paraId="00000112">
      <w:pPr>
        <w:spacing w:line="360" w:lineRule="auto"/>
        <w:rPr/>
      </w:pPr>
      <w:bookmarkStart w:colFirst="0" w:colLast="0" w:name="_heading=h.25kb7ngzc06o" w:id="18"/>
      <w:bookmarkEnd w:id="18"/>
      <w:r w:rsidDel="00000000" w:rsidR="00000000" w:rsidRPr="00000000">
        <w:rPr>
          <w:rtl w:val="0"/>
        </w:rPr>
        <w:t xml:space="preserve">As linguagens de programação podem ser divididas em duas categorias, sendo elas linguagens compiladas e linguagens interpretadas.</w:t>
      </w:r>
    </w:p>
    <w:p w:rsidR="00000000" w:rsidDel="00000000" w:rsidP="00000000" w:rsidRDefault="00000000" w:rsidRPr="00000000" w14:paraId="00000113">
      <w:pPr>
        <w:spacing w:line="360" w:lineRule="auto"/>
        <w:rPr/>
      </w:pPr>
      <w:bookmarkStart w:colFirst="0" w:colLast="0" w:name="_heading=h.gqud2sunec2f" w:id="19"/>
      <w:bookmarkEnd w:id="19"/>
      <w:sdt>
        <w:sdtPr>
          <w:tag w:val="goog_rdk_2"/>
        </w:sdtPr>
        <w:sdtContent>
          <w:commentRangeStart w:id="2"/>
        </w:sdtContent>
      </w:sdt>
      <w:sdt>
        <w:sdtPr>
          <w:tag w:val="goog_rdk_3"/>
        </w:sdtPr>
        <w:sdtContent>
          <w:commentRangeStart w:id="3"/>
        </w:sdtContent>
      </w:sdt>
      <w:r w:rsidDel="00000000" w:rsidR="00000000" w:rsidRPr="00000000">
        <w:rPr>
          <w:rtl w:val="0"/>
        </w:rPr>
        <w:t xml:space="preserve">Em uma linguagem compilada, um compilador pré-traduz o programa em código de máquina para uma plataforma específica, podendo assim ser carregado na memória do computador e executado diretamente por ele (</w:t>
      </w:r>
      <w:r w:rsidDel="00000000" w:rsidR="00000000" w:rsidRPr="00000000">
        <w:rPr>
          <w:color w:val="222222"/>
          <w:highlight w:val="white"/>
          <w:rtl w:val="0"/>
        </w:rPr>
        <w:t xml:space="preserve">WATSON, 2017</w:t>
      </w:r>
      <w:r w:rsidDel="00000000" w:rsidR="00000000" w:rsidRPr="00000000">
        <w:rPr>
          <w:rtl w:val="0"/>
        </w:rPr>
        <w:t xml:space="preserve">). Nas linguagens interpretadas não ocorre esta antecipação, o código é executado diretamente na plataforma pelo interpretador, traduzindo o programa em código de máquina linha por linha simultaneamente com a execução do programa (KWAME; </w:t>
      </w:r>
      <w:r w:rsidDel="00000000" w:rsidR="00000000" w:rsidRPr="00000000">
        <w:rPr>
          <w:rtl w:val="0"/>
        </w:rPr>
        <w:t xml:space="preserve">MARTEY;</w:t>
      </w:r>
      <w:r w:rsidDel="00000000" w:rsidR="00000000" w:rsidRPr="00000000">
        <w:rPr>
          <w:rtl w:val="0"/>
        </w:rPr>
        <w:t xml:space="preserve"> CHRIS, 2017).</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14">
      <w:pPr>
        <w:spacing w:after="240" w:line="240" w:lineRule="auto"/>
        <w:ind w:firstLine="0"/>
        <w:jc w:val="center"/>
        <w:rPr/>
      </w:pPr>
      <w:bookmarkStart w:colFirst="0" w:colLast="0" w:name="_heading=h.1ksv4uv" w:id="20"/>
      <w:bookmarkEnd w:id="20"/>
      <w:r w:rsidDel="00000000" w:rsidR="00000000" w:rsidRPr="00000000">
        <w:rPr>
          <w:b w:val="1"/>
          <w:sz w:val="20"/>
          <w:szCs w:val="20"/>
          <w:rtl w:val="0"/>
        </w:rPr>
        <w:t xml:space="preserve">Figura 2 – Código compilado e interpretado</w:t>
      </w:r>
      <w:r w:rsidDel="00000000" w:rsidR="00000000" w:rsidRPr="00000000">
        <w:rPr>
          <w:rtl w:val="0"/>
        </w:rPr>
      </w:r>
    </w:p>
    <w:p w:rsidR="00000000" w:rsidDel="00000000" w:rsidP="00000000" w:rsidRDefault="00000000" w:rsidRPr="00000000" w14:paraId="00000115">
      <w:pPr>
        <w:spacing w:after="240" w:line="240" w:lineRule="auto"/>
        <w:ind w:left="720" w:hanging="720"/>
        <w:jc w:val="center"/>
        <w:rPr>
          <w:sz w:val="20"/>
          <w:szCs w:val="20"/>
        </w:rPr>
      </w:pPr>
      <w:r w:rsidDel="00000000" w:rsidR="00000000" w:rsidRPr="00000000">
        <w:rPr>
          <w:sz w:val="20"/>
          <w:szCs w:val="20"/>
        </w:rPr>
        <w:drawing>
          <wp:inline distB="114300" distT="114300" distL="114300" distR="114300">
            <wp:extent cx="3264712" cy="2277706"/>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264712" cy="2277706"/>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240" w:line="240" w:lineRule="auto"/>
        <w:ind w:left="0" w:firstLine="720"/>
        <w:jc w:val="left"/>
        <w:rPr/>
      </w:pPr>
      <w:r w:rsidDel="00000000" w:rsidR="00000000" w:rsidRPr="00000000">
        <w:rPr>
          <w:sz w:val="20"/>
          <w:szCs w:val="20"/>
          <w:rtl w:val="0"/>
        </w:rPr>
        <w:t xml:space="preserve">Fonte: Elaboração própria (2022).</w:t>
      </w:r>
      <w:r w:rsidDel="00000000" w:rsidR="00000000" w:rsidRPr="00000000">
        <w:rPr>
          <w:rtl w:val="0"/>
        </w:rPr>
      </w:r>
    </w:p>
    <w:p w:rsidR="00000000" w:rsidDel="00000000" w:rsidP="00000000" w:rsidRDefault="00000000" w:rsidRPr="00000000" w14:paraId="00000117">
      <w:pPr>
        <w:spacing w:line="360" w:lineRule="auto"/>
        <w:rPr/>
      </w:pPr>
      <w:bookmarkStart w:colFirst="0" w:colLast="0" w:name="_heading=h.5axmzhx7ktvl" w:id="21"/>
      <w:bookmarkEnd w:id="21"/>
      <w:r w:rsidDel="00000000" w:rsidR="00000000" w:rsidRPr="00000000">
        <w:rPr>
          <w:rtl w:val="0"/>
        </w:rPr>
        <w:t xml:space="preserve">Os microcontroladores são tipicamente programados em linguagens compiladas como C e C++, como mostrado atualmente por Mazzei et al. (2015), devido ao desenvolvimento da tecnologia e ao aumento da capacidade de memória dos microcontroladores, é possível implementar máquinas virtuais em ambientes embarcados assim podendo interpretar linguagens modernas como Java, Python e MicroPython.</w:t>
      </w:r>
      <w:r w:rsidDel="00000000" w:rsidR="00000000" w:rsidRPr="00000000">
        <w:rPr>
          <w:rtl w:val="0"/>
        </w:rPr>
      </w:r>
    </w:p>
    <w:p w:rsidR="00000000" w:rsidDel="00000000" w:rsidP="00000000" w:rsidRDefault="00000000" w:rsidRPr="00000000" w14:paraId="00000118">
      <w:pPr>
        <w:pStyle w:val="Heading3"/>
        <w:numPr>
          <w:ilvl w:val="2"/>
          <w:numId w:val="1"/>
        </w:numPr>
        <w:spacing w:line="360" w:lineRule="auto"/>
        <w:ind w:left="720" w:hanging="720"/>
      </w:pPr>
      <w:bookmarkStart w:colFirst="0" w:colLast="0" w:name="_heading=h.vkbiiogq3c9v" w:id="22"/>
      <w:bookmarkEnd w:id="22"/>
      <w:r w:rsidDel="00000000" w:rsidR="00000000" w:rsidRPr="00000000">
        <w:rPr>
          <w:rtl w:val="0"/>
        </w:rPr>
        <w:t xml:space="preserve">Linguagem C</w:t>
      </w:r>
    </w:p>
    <w:p w:rsidR="00000000" w:rsidDel="00000000" w:rsidP="00000000" w:rsidRDefault="00000000" w:rsidRPr="00000000" w14:paraId="00000119">
      <w:pPr>
        <w:spacing w:line="360" w:lineRule="auto"/>
        <w:ind w:left="0" w:firstLine="1133.8582677165355"/>
        <w:rPr/>
      </w:pPr>
      <w:bookmarkStart w:colFirst="0" w:colLast="0" w:name="_heading=h.pt7t1ec2ak4j" w:id="23"/>
      <w:bookmarkEnd w:id="23"/>
      <w:r w:rsidDel="00000000" w:rsidR="00000000" w:rsidRPr="00000000">
        <w:rPr>
          <w:rtl w:val="0"/>
        </w:rPr>
        <w:t xml:space="preserve">Como o criador da linguagem Ritchie (1993) afirma, </w:t>
      </w:r>
      <w:r w:rsidDel="00000000" w:rsidR="00000000" w:rsidRPr="00000000">
        <w:rPr>
          <w:rtl w:val="0"/>
        </w:rPr>
        <w:t xml:space="preserve">C surgiu</w:t>
      </w:r>
      <w:r w:rsidDel="00000000" w:rsidR="00000000" w:rsidRPr="00000000">
        <w:rPr>
          <w:rtl w:val="0"/>
        </w:rPr>
        <w:t xml:space="preserve"> entre os anos de 1969 e 1973 como uma linguagem para ser utilizada no sistema operacional Unix, mas apenas em meados de 1980 a linguagem foi padronizada pelo comitê ANSI, fazendo seu uso se espalhar e colocando-a entre as linguagens mais usadas em toda a indústria de computadores.</w:t>
      </w:r>
    </w:p>
    <w:p w:rsidR="00000000" w:rsidDel="00000000" w:rsidP="00000000" w:rsidRDefault="00000000" w:rsidRPr="00000000" w14:paraId="0000011A">
      <w:pPr>
        <w:spacing w:line="360" w:lineRule="auto"/>
        <w:ind w:left="0" w:firstLine="1133.8582677165355"/>
        <w:rPr/>
      </w:pPr>
      <w:bookmarkStart w:colFirst="0" w:colLast="0" w:name="_heading=h.hhtubpxsfini" w:id="24"/>
      <w:bookmarkEnd w:id="24"/>
      <w:r w:rsidDel="00000000" w:rsidR="00000000" w:rsidRPr="00000000">
        <w:rPr>
          <w:rtl w:val="0"/>
        </w:rPr>
        <w:t xml:space="preserve">C é uma linguagem de programação compilada, de uso geral, com paradigmas estruturais, imperativos e procedurais, possui uma sintaxe reduzida</w:t>
      </w:r>
      <w:r w:rsidDel="00000000" w:rsidR="00000000" w:rsidRPr="00000000">
        <w:rPr>
          <w:rtl w:val="0"/>
        </w:rPr>
        <w:t xml:space="preserve">,</w:t>
      </w:r>
      <w:r w:rsidDel="00000000" w:rsidR="00000000" w:rsidRPr="00000000">
        <w:rPr>
          <w:rtl w:val="0"/>
        </w:rPr>
        <w:t xml:space="preserve"> controle de fluxo moderno, estruturas de dados e um rico conjunto de operadores. Sua ausência de limitações e sua generalidade a tornam mais conveniente e eficiente para muitas tarefas do que linguagens supostamente mais poderosas (KERNIGHAN; RITCHIE, 1988).</w:t>
      </w:r>
    </w:p>
    <w:p w:rsidR="00000000" w:rsidDel="00000000" w:rsidP="00000000" w:rsidRDefault="00000000" w:rsidRPr="00000000" w14:paraId="0000011B">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2 – Exemplo de código escrito em C embarcado</w:t>
      </w:r>
      <w:r w:rsidDel="00000000" w:rsidR="00000000" w:rsidRPr="00000000">
        <w:rPr/>
        <w:drawing>
          <wp:inline distB="114300" distT="114300" distL="114300" distR="114300">
            <wp:extent cx="4202925" cy="2342304"/>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202925" cy="2342304"/>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240" w:lineRule="auto"/>
        <w:ind w:firstLine="720"/>
        <w:jc w:val="left"/>
        <w:rPr/>
      </w:pPr>
      <w:bookmarkStart w:colFirst="0" w:colLast="0" w:name="_heading=h.l3fde9i9zmcn" w:id="26"/>
      <w:bookmarkEnd w:id="26"/>
      <w:r w:rsidDel="00000000" w:rsidR="00000000" w:rsidRPr="00000000">
        <w:rPr>
          <w:sz w:val="20"/>
          <w:szCs w:val="20"/>
          <w:rtl w:val="0"/>
        </w:rPr>
        <w:t xml:space="preserve">Fonte: Elaboração própria (2022).</w:t>
        <w:br w:type="textWrapping"/>
      </w:r>
      <w:r w:rsidDel="00000000" w:rsidR="00000000" w:rsidRPr="00000000">
        <w:rPr>
          <w:rtl w:val="0"/>
        </w:rPr>
      </w:r>
    </w:p>
    <w:p w:rsidR="00000000" w:rsidDel="00000000" w:rsidP="00000000" w:rsidRDefault="00000000" w:rsidRPr="00000000" w14:paraId="0000011D">
      <w:pPr>
        <w:spacing w:line="360" w:lineRule="auto"/>
        <w:ind w:left="0" w:firstLine="1133.8582677165355"/>
        <w:rPr/>
      </w:pPr>
      <w:bookmarkStart w:colFirst="0" w:colLast="0" w:name="_heading=h.5qn4jkpsggdh" w:id="27"/>
      <w:bookmarkEnd w:id="27"/>
      <w:r w:rsidDel="00000000" w:rsidR="00000000" w:rsidRPr="00000000">
        <w:rPr>
          <w:rtl w:val="0"/>
        </w:rPr>
        <w:t xml:space="preserve">Os microcontroladores são tradicionalmente programados em linguagem assembly, como Pardue (2015) afirma, cada plataforma possui sua própria sintaxe, dificultando o aprendizado e tornando o código obsoleto no momento em que se muda de família. Alunos, professores e hobistas tendem a pular o estudo detalhado de assembler, seguindo direto para o C, que é mais simples e eficiente. Devido a quantidade crescente de compiladores e sua facilidade de implementação, C se tornou a linguagem padrão para programação em microcontroladores (BATES, 2008).</w:t>
      </w:r>
    </w:p>
    <w:p w:rsidR="00000000" w:rsidDel="00000000" w:rsidP="00000000" w:rsidRDefault="00000000" w:rsidRPr="00000000" w14:paraId="0000011E">
      <w:pPr>
        <w:spacing w:line="360" w:lineRule="auto"/>
        <w:ind w:left="0" w:firstLine="1133.8582677165355"/>
        <w:rPr/>
      </w:pPr>
      <w:bookmarkStart w:colFirst="0" w:colLast="0" w:name="_heading=h.j9jfaqrjrka8" w:id="28"/>
      <w:bookmarkEnd w:id="28"/>
      <w:r w:rsidDel="00000000" w:rsidR="00000000" w:rsidRPr="00000000">
        <w:rPr>
          <w:rtl w:val="0"/>
        </w:rPr>
        <w:t xml:space="preserve">Todos os microcontroladores possuem periféricos e outros componentes que devem ser acessados e controlados ​​pelo programador. A linguagem C permite configurar e inicializar os bits sinalizadores nos registradores de controle para cada operação, além de facilitar o acesso aos endereços e a memória interna do dispositivo, dando ao programador total controle da plataforma que está sendo utilizada.</w:t>
      </w:r>
    </w:p>
    <w:p w:rsidR="00000000" w:rsidDel="00000000" w:rsidP="00000000" w:rsidRDefault="00000000" w:rsidRPr="00000000" w14:paraId="0000011F">
      <w:pPr>
        <w:pStyle w:val="Heading3"/>
        <w:numPr>
          <w:ilvl w:val="2"/>
          <w:numId w:val="1"/>
        </w:numPr>
        <w:spacing w:line="360" w:lineRule="auto"/>
        <w:ind w:left="720" w:hanging="720"/>
        <w:rPr/>
      </w:pPr>
      <w:bookmarkStart w:colFirst="0" w:colLast="0" w:name="_heading=h.opigied4p5mn" w:id="29"/>
      <w:bookmarkEnd w:id="29"/>
      <w:r w:rsidDel="00000000" w:rsidR="00000000" w:rsidRPr="00000000">
        <w:rPr>
          <w:rtl w:val="0"/>
        </w:rPr>
        <w:t xml:space="preserve">Linguagem C++</w:t>
      </w:r>
    </w:p>
    <w:p w:rsidR="00000000" w:rsidDel="00000000" w:rsidP="00000000" w:rsidRDefault="00000000" w:rsidRPr="00000000" w14:paraId="00000120">
      <w:pPr>
        <w:spacing w:line="360" w:lineRule="auto"/>
        <w:ind w:left="0" w:firstLine="1133.858267716535"/>
        <w:rPr/>
      </w:pPr>
      <w:r w:rsidDel="00000000" w:rsidR="00000000" w:rsidRPr="00000000">
        <w:rPr>
          <w:rtl w:val="0"/>
        </w:rPr>
        <w:t xml:space="preserve">Como Stroustrup (2013) o criador da linguagem explica, </w:t>
      </w:r>
      <w:r w:rsidDel="00000000" w:rsidR="00000000" w:rsidRPr="00000000">
        <w:rPr>
          <w:rtl w:val="0"/>
        </w:rPr>
        <w:t xml:space="preserve">C++</w:t>
      </w:r>
      <w:r w:rsidDel="00000000" w:rsidR="00000000" w:rsidRPr="00000000">
        <w:rPr>
          <w:rtl w:val="0"/>
        </w:rPr>
        <w:t xml:space="preserve"> foi desenvolvida em 1983, projetada para tornar a programação mais eficiente e moderna. </w:t>
      </w:r>
      <w:r w:rsidDel="00000000" w:rsidR="00000000" w:rsidRPr="00000000">
        <w:rPr>
          <w:rtl w:val="0"/>
        </w:rPr>
        <w:t xml:space="preserve">C++</w:t>
      </w:r>
      <w:r w:rsidDel="00000000" w:rsidR="00000000" w:rsidRPr="00000000">
        <w:rPr>
          <w:rtl w:val="0"/>
        </w:rPr>
        <w:t xml:space="preserve"> é uma extensão da linguagem de programação C, dessa forma ela possui retrocompatibilidade com os códigos já existentes escritos em C.</w:t>
      </w:r>
    </w:p>
    <w:p w:rsidR="00000000" w:rsidDel="00000000" w:rsidP="00000000" w:rsidRDefault="00000000" w:rsidRPr="00000000" w14:paraId="00000121">
      <w:pPr>
        <w:keepLines w:val="0"/>
        <w:spacing w:line="360" w:lineRule="auto"/>
        <w:ind w:left="0" w:firstLine="1133.858267716535"/>
        <w:rPr/>
      </w:pPr>
      <w:r w:rsidDel="00000000" w:rsidR="00000000" w:rsidRPr="00000000">
        <w:rPr>
          <w:rtl w:val="0"/>
        </w:rPr>
        <w:t xml:space="preserve">C++</w:t>
      </w:r>
      <w:r w:rsidDel="00000000" w:rsidR="00000000" w:rsidRPr="00000000">
        <w:rPr>
          <w:rtl w:val="0"/>
        </w:rPr>
        <w:t xml:space="preserve"> é uma linguagem de programação compilada, de propósito geral, assim como C, mas com paradigmas modernos, incluindo abstração de dados, orientação a objetos e programação genérica. Ao longo do tempo, a linguagem passou por diversas atualizações, sendo a principal adição uma nova biblioteca padrão chamada STL em 1998, que forneceu ferramentas úteis como contêineres, algoritmos e iteradores de contêineres (STROUSTRUP, 2013).</w:t>
      </w:r>
    </w:p>
    <w:p w:rsidR="00000000" w:rsidDel="00000000" w:rsidP="00000000" w:rsidRDefault="00000000" w:rsidRPr="00000000" w14:paraId="00000122">
      <w:pPr>
        <w:keepLines w:val="0"/>
        <w:spacing w:line="360" w:lineRule="auto"/>
        <w:ind w:left="0" w:firstLine="1133.858267716535"/>
        <w:rPr/>
      </w:pPr>
      <w:r w:rsidDel="00000000" w:rsidR="00000000" w:rsidRPr="00000000">
        <w:rPr>
          <w:rtl w:val="0"/>
        </w:rPr>
        <w:t xml:space="preserve">Entre as maiores diferenças com C inclui-se a programação orientada a objetos, que reduz o tempo de desenvolvimento, devido a facilidade de reutilização de código, também inclui-se a alocação dinâmica de memória utilizando ponteiros inteligentes, que diminui drasticamente a chance de falhas de segurança, estes pontos fazem a linguagem C++ ser mais popular que C em projetos de grande porte (BARR, 1999).</w:t>
      </w:r>
    </w:p>
    <w:p w:rsidR="00000000" w:rsidDel="00000000" w:rsidP="00000000" w:rsidRDefault="00000000" w:rsidRPr="00000000" w14:paraId="00000123">
      <w:pPr>
        <w:keepLines w:val="0"/>
        <w:spacing w:line="360" w:lineRule="auto"/>
        <w:ind w:left="0" w:firstLine="1133.858267716535"/>
        <w:rPr/>
      </w:pPr>
      <w:r w:rsidDel="00000000" w:rsidR="00000000" w:rsidRPr="00000000">
        <w:rPr>
          <w:rtl w:val="0"/>
        </w:rPr>
        <w:t xml:space="preserve">C++</w:t>
      </w:r>
      <w:r w:rsidDel="00000000" w:rsidR="00000000" w:rsidRPr="00000000">
        <w:rPr>
          <w:rtl w:val="0"/>
        </w:rPr>
        <w:t xml:space="preserve"> foi projetado para programação de sistemas e software embarcado, focado em grandes sistemas e com recursos limitados, com desempenho, eficiência e flexibilidade de uso como destaques do design</w:t>
      </w:r>
      <w:r w:rsidDel="00000000" w:rsidR="00000000" w:rsidRPr="00000000">
        <w:rPr>
          <w:rtl w:val="0"/>
        </w:rPr>
        <w:t xml:space="preserve"> (STROUSTRUP, 2014).</w:t>
      </w:r>
      <w:r w:rsidDel="00000000" w:rsidR="00000000" w:rsidRPr="00000000">
        <w:rPr>
          <w:rtl w:val="0"/>
        </w:rPr>
        <w:t xml:space="preserve"> Portanto, devido a todos os fatores, a utilização de </w:t>
      </w:r>
      <w:r w:rsidDel="00000000" w:rsidR="00000000" w:rsidRPr="00000000">
        <w:rPr>
          <w:rtl w:val="0"/>
        </w:rPr>
        <w:t xml:space="preserve">C++</w:t>
      </w:r>
      <w:r w:rsidDel="00000000" w:rsidR="00000000" w:rsidRPr="00000000">
        <w:rPr>
          <w:rtl w:val="0"/>
        </w:rPr>
        <w:t xml:space="preserve"> em microcontroladores se torna uma experiência mais moderna e completa quando se comparada com a linguagem C.</w:t>
      </w:r>
    </w:p>
    <w:p w:rsidR="00000000" w:rsidDel="00000000" w:rsidP="00000000" w:rsidRDefault="00000000" w:rsidRPr="00000000" w14:paraId="00000124">
      <w:pPr>
        <w:pStyle w:val="Heading3"/>
        <w:numPr>
          <w:ilvl w:val="2"/>
          <w:numId w:val="1"/>
        </w:numPr>
        <w:spacing w:line="360" w:lineRule="auto"/>
        <w:ind w:left="720" w:hanging="720"/>
        <w:rPr/>
      </w:pPr>
      <w:bookmarkStart w:colFirst="0" w:colLast="0" w:name="_heading=h.psoyhpqfn1le" w:id="30"/>
      <w:bookmarkEnd w:id="30"/>
      <w:r w:rsidDel="00000000" w:rsidR="00000000" w:rsidRPr="00000000">
        <w:rPr>
          <w:rtl w:val="0"/>
        </w:rPr>
        <w:t xml:space="preserve">MicroPython</w:t>
      </w:r>
    </w:p>
    <w:p w:rsidR="00000000" w:rsidDel="00000000" w:rsidP="00000000" w:rsidRDefault="00000000" w:rsidRPr="00000000" w14:paraId="00000125">
      <w:pPr>
        <w:spacing w:line="360" w:lineRule="auto"/>
        <w:ind w:left="0" w:firstLine="1133.8582677165355"/>
        <w:rPr/>
      </w:pPr>
      <w:r w:rsidDel="00000000" w:rsidR="00000000" w:rsidRPr="00000000">
        <w:rPr>
          <w:rtl w:val="0"/>
        </w:rPr>
        <w:t xml:space="preserve">“Python é uma linguagem de script de alto nível, interpretada e orientada a objetos. Sua principal característica é a sua sintaxe clara e simples, é próximo do inglês, sendo possível ler o código e entendê-lo sem ter aprendido Python” </w:t>
      </w:r>
      <w:r w:rsidDel="00000000" w:rsidR="00000000" w:rsidRPr="00000000">
        <w:rPr>
          <w:rtl w:val="0"/>
        </w:rPr>
        <w:t xml:space="preserve">(BEEL,</w:t>
      </w:r>
      <w:r w:rsidDel="00000000" w:rsidR="00000000" w:rsidRPr="00000000">
        <w:rPr>
          <w:rtl w:val="0"/>
        </w:rPr>
        <w:t xml:space="preserve"> 2017, p.19). A linguagem é utilizada no desenvolvimento de sites, aplicativos gráficos, análise de dados, aprendizado de máquina e IoT. Tornou-se popular devido a sua simplicidade e pelo seu conjunto de bibliotecas e </w:t>
      </w:r>
      <w:r w:rsidDel="00000000" w:rsidR="00000000" w:rsidRPr="00000000">
        <w:rPr>
          <w:rtl w:val="0"/>
        </w:rPr>
        <w:t xml:space="preserve">API’s</w:t>
      </w:r>
      <w:r w:rsidDel="00000000" w:rsidR="00000000" w:rsidRPr="00000000">
        <w:rPr>
          <w:rtl w:val="0"/>
        </w:rPr>
        <w:t xml:space="preserve"> desenvolvidas pela comunidade.</w:t>
      </w:r>
    </w:p>
    <w:p w:rsidR="00000000" w:rsidDel="00000000" w:rsidP="00000000" w:rsidRDefault="00000000" w:rsidRPr="00000000" w14:paraId="00000126">
      <w:pPr>
        <w:spacing w:line="360" w:lineRule="auto"/>
        <w:ind w:left="0" w:firstLine="1133.8582677165355"/>
        <w:rPr/>
      </w:pPr>
      <w:r w:rsidDel="00000000" w:rsidR="00000000" w:rsidRPr="00000000">
        <w:rPr>
          <w:rtl w:val="0"/>
        </w:rPr>
        <w:t xml:space="preserve">O </w:t>
      </w:r>
      <w:r w:rsidDel="00000000" w:rsidR="00000000" w:rsidRPr="00000000">
        <w:rPr>
          <w:rtl w:val="0"/>
        </w:rPr>
        <w:t xml:space="preserve">MicroPython</w:t>
      </w:r>
      <w:r w:rsidDel="00000000" w:rsidR="00000000" w:rsidRPr="00000000">
        <w:rPr>
          <w:rtl w:val="0"/>
        </w:rPr>
        <w:t xml:space="preserve"> surgiu em 2013, como uma implementação do Python 3, desenvolvido por Damien George com foco em microcontroladores e sistemas embarcados, podendo executar códigos escritos em Python diretamente no hardware (TOLLERVEY, 2017). Ele apresenta um subconjunto da biblioteca padrão do Python, é otimizado para ambientes embarcados e compacto o suficiente para ser executado em apenas 256 kb de </w:t>
      </w:r>
      <w:r w:rsidDel="00000000" w:rsidR="00000000" w:rsidRPr="00000000">
        <w:rPr>
          <w:i w:val="1"/>
          <w:rtl w:val="0"/>
        </w:rPr>
        <w:t xml:space="preserve">flash</w:t>
      </w:r>
      <w:r w:rsidDel="00000000" w:rsidR="00000000" w:rsidRPr="00000000">
        <w:rPr>
          <w:rtl w:val="0"/>
        </w:rPr>
        <w:t xml:space="preserve"> e 16 kb de RAM (GEORGE, 2014).</w:t>
      </w:r>
    </w:p>
    <w:p w:rsidR="00000000" w:rsidDel="00000000" w:rsidP="00000000" w:rsidRDefault="00000000" w:rsidRPr="00000000" w14:paraId="00000127">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3 – PyBoard, microcontrolador oficial do MicroPython</w:t>
      </w:r>
      <w:r w:rsidDel="00000000" w:rsidR="00000000" w:rsidRPr="00000000">
        <w:rPr/>
        <w:drawing>
          <wp:inline distB="114300" distT="114300" distL="114300" distR="114300">
            <wp:extent cx="2924175" cy="2153766"/>
            <wp:effectExtent b="0" l="0" r="0" t="0"/>
            <wp:docPr id="5" name="image5.png"/>
            <a:graphic>
              <a:graphicData uri="http://schemas.openxmlformats.org/drawingml/2006/picture">
                <pic:pic>
                  <pic:nvPicPr>
                    <pic:cNvPr id="0" name="image5.png"/>
                    <pic:cNvPicPr preferRelativeResize="0"/>
                  </pic:nvPicPr>
                  <pic:blipFill>
                    <a:blip r:embed="rId17"/>
                    <a:srcRect b="3779" l="0" r="0" t="0"/>
                    <a:stretch>
                      <a:fillRect/>
                    </a:stretch>
                  </pic:blipFill>
                  <pic:spPr>
                    <a:xfrm>
                      <a:off x="0" y="0"/>
                      <a:ext cx="2924175" cy="2153766"/>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240" w:lineRule="auto"/>
        <w:ind w:firstLine="720"/>
        <w:jc w:val="left"/>
        <w:rPr/>
      </w:pPr>
      <w:bookmarkStart w:colFirst="0" w:colLast="0" w:name="_heading=h.l3fde9i9zmcn" w:id="26"/>
      <w:bookmarkEnd w:id="26"/>
      <w:r w:rsidDel="00000000" w:rsidR="00000000" w:rsidRPr="00000000">
        <w:rPr>
          <w:sz w:val="20"/>
          <w:szCs w:val="20"/>
          <w:rtl w:val="0"/>
        </w:rPr>
        <w:t xml:space="preserve">Fonte: George (2014).</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29">
      <w:pPr>
        <w:spacing w:line="360" w:lineRule="auto"/>
        <w:ind w:left="0" w:firstLine="1133.8582677165355"/>
        <w:rPr/>
      </w:pPr>
      <w:r w:rsidDel="00000000" w:rsidR="00000000" w:rsidRPr="00000000">
        <w:rPr>
          <w:rtl w:val="0"/>
        </w:rPr>
        <w:t xml:space="preserve">A linguagem possui diversos recursos para facilitar o desenvolvimento em projetos embarcados, incluindo bibliotecas de</w:t>
      </w:r>
      <w:r w:rsidDel="00000000" w:rsidR="00000000" w:rsidRPr="00000000">
        <w:rPr>
          <w:rtl w:val="0"/>
        </w:rPr>
        <w:t xml:space="preserve"> I/O, ADC, PWM, UART, SPI, </w:t>
      </w:r>
      <w:r w:rsidDel="00000000" w:rsidR="00000000" w:rsidRPr="00000000">
        <w:rPr>
          <w:rtl w:val="0"/>
        </w:rPr>
        <w:t xml:space="preserve">I²C,</w:t>
      </w:r>
      <w:r w:rsidDel="00000000" w:rsidR="00000000" w:rsidRPr="00000000">
        <w:rPr>
          <w:rtl w:val="0"/>
        </w:rPr>
        <w:t xml:space="preserve"> r</w:t>
      </w:r>
      <w:r w:rsidDel="00000000" w:rsidR="00000000" w:rsidRPr="00000000">
        <w:rPr>
          <w:rtl w:val="0"/>
        </w:rPr>
        <w:t xml:space="preserve">ede e Bluetooth. “Em geral, pode-se esperar que o </w:t>
      </w:r>
      <w:r w:rsidDel="00000000" w:rsidR="00000000" w:rsidRPr="00000000">
        <w:rPr>
          <w:rtl w:val="0"/>
        </w:rPr>
        <w:t xml:space="preserve">MicroPython</w:t>
      </w:r>
      <w:r w:rsidDel="00000000" w:rsidR="00000000" w:rsidRPr="00000000">
        <w:rPr>
          <w:rtl w:val="0"/>
        </w:rPr>
        <w:t xml:space="preserve"> </w:t>
      </w:r>
      <w:r w:rsidDel="00000000" w:rsidR="00000000" w:rsidRPr="00000000">
        <w:rPr>
          <w:rtl w:val="0"/>
        </w:rPr>
        <w:t xml:space="preserve">suporte</w:t>
      </w:r>
      <w:r w:rsidDel="00000000" w:rsidR="00000000" w:rsidRPr="00000000">
        <w:rPr>
          <w:rtl w:val="0"/>
        </w:rPr>
        <w:t xml:space="preserve"> cerca de 80% das bibliotecas mais utilizadas em Python” </w:t>
      </w:r>
      <w:r w:rsidDel="00000000" w:rsidR="00000000" w:rsidRPr="00000000">
        <w:rPr>
          <w:rtl w:val="0"/>
        </w:rPr>
        <w:t xml:space="preserve">(BEEL,</w:t>
      </w:r>
      <w:r w:rsidDel="00000000" w:rsidR="00000000" w:rsidRPr="00000000">
        <w:rPr>
          <w:rtl w:val="0"/>
        </w:rPr>
        <w:t xml:space="preserve"> 2017, p.30).</w:t>
      </w:r>
    </w:p>
    <w:p w:rsidR="00000000" w:rsidDel="00000000" w:rsidP="00000000" w:rsidRDefault="00000000" w:rsidRPr="00000000" w14:paraId="0000012A">
      <w:pPr>
        <w:pStyle w:val="Heading3"/>
        <w:numPr>
          <w:ilvl w:val="2"/>
          <w:numId w:val="1"/>
        </w:numPr>
        <w:spacing w:line="360" w:lineRule="auto"/>
        <w:ind w:left="720" w:hanging="720"/>
        <w:rPr/>
      </w:pPr>
      <w:bookmarkStart w:colFirst="0" w:colLast="0" w:name="_heading=h.jehsj1buftmq" w:id="31"/>
      <w:bookmarkEnd w:id="31"/>
      <w:r w:rsidDel="00000000" w:rsidR="00000000" w:rsidRPr="00000000">
        <w:rPr>
          <w:rtl w:val="0"/>
        </w:rPr>
        <w:t xml:space="preserve">Sintaxe de linguagens textuais</w:t>
      </w:r>
    </w:p>
    <w:p w:rsidR="00000000" w:rsidDel="00000000" w:rsidP="00000000" w:rsidRDefault="00000000" w:rsidRPr="00000000" w14:paraId="0000012B">
      <w:pPr>
        <w:spacing w:line="360" w:lineRule="auto"/>
        <w:ind w:left="0" w:firstLine="1133.8582677165355"/>
        <w:rPr/>
      </w:pPr>
      <w:r w:rsidDel="00000000" w:rsidR="00000000" w:rsidRPr="00000000">
        <w:rPr>
          <w:rtl w:val="0"/>
        </w:rPr>
        <w:t xml:space="preserve">Um dos problemas das linguagens de programação é a diversidade de pessoas que precisam entender o seu funcionamento. Os usuários devem ser capazes de determinar como escrever soluções de software consultando o manual de referência, livros e outros documentos da linguagem. A sintaxe de uma linguagem de programação define as regras de escrita, delimitando a utilização dos símbolos e facilitando a detecção de erros (SEBESTA, 2018).</w:t>
      </w:r>
    </w:p>
    <w:p w:rsidR="00000000" w:rsidDel="00000000" w:rsidP="00000000" w:rsidRDefault="00000000" w:rsidRPr="00000000" w14:paraId="0000012C">
      <w:pPr>
        <w:spacing w:line="360" w:lineRule="auto"/>
        <w:ind w:left="0" w:firstLine="1133.8582677165355"/>
        <w:rPr/>
      </w:pPr>
      <w:r w:rsidDel="00000000" w:rsidR="00000000" w:rsidRPr="00000000">
        <w:rPr>
          <w:rtl w:val="0"/>
        </w:rPr>
        <w:t xml:space="preserve">Segundo Horowitz (1984), toda linguagem de programação é baseada em um alfabeto de caracteres. Em inglês e português, o alfabeto possui 26 letras e mais 10 algarismos. Os conjuntos de caracteres para linguagens de programação geralmente começam com estes 36 caracteres mais a adição de caracteres especiais.</w:t>
      </w:r>
    </w:p>
    <w:p w:rsidR="00000000" w:rsidDel="00000000" w:rsidP="00000000" w:rsidRDefault="00000000" w:rsidRPr="00000000" w14:paraId="0000012D">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4 – Caracteres de linguagens de programação</w:t>
      </w:r>
      <w:r w:rsidDel="00000000" w:rsidR="00000000" w:rsidRPr="00000000">
        <w:rPr/>
        <w:drawing>
          <wp:inline distB="114300" distT="114300" distL="114300" distR="114300">
            <wp:extent cx="3654069" cy="2053679"/>
            <wp:effectExtent b="0" l="0" r="0" t="0"/>
            <wp:docPr id="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654069" cy="2053679"/>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240" w:line="240" w:lineRule="auto"/>
        <w:ind w:firstLine="720"/>
        <w:jc w:val="left"/>
        <w:rPr/>
      </w:pPr>
      <w:r w:rsidDel="00000000" w:rsidR="00000000" w:rsidRPr="00000000">
        <w:rPr>
          <w:sz w:val="20"/>
          <w:szCs w:val="20"/>
          <w:rtl w:val="0"/>
        </w:rPr>
        <w:t xml:space="preserve">Fonte: Adaptado de Horowitz (1984).</w:t>
      </w:r>
      <w:r w:rsidDel="00000000" w:rsidR="00000000" w:rsidRPr="00000000">
        <w:rPr>
          <w:rtl w:val="0"/>
        </w:rPr>
      </w:r>
    </w:p>
    <w:p w:rsidR="00000000" w:rsidDel="00000000" w:rsidP="00000000" w:rsidRDefault="00000000" w:rsidRPr="00000000" w14:paraId="0000012F">
      <w:pPr>
        <w:spacing w:line="360" w:lineRule="auto"/>
        <w:ind w:left="0" w:firstLine="1133.8582677165355"/>
        <w:rPr/>
      </w:pPr>
      <w:r w:rsidDel="00000000" w:rsidR="00000000" w:rsidRPr="00000000">
        <w:rPr>
          <w:rtl w:val="0"/>
        </w:rPr>
        <w:t xml:space="preserve">Certos caracteres ou suas combinações que possuem significados bem definidos em um determinado contexto são chamados de símbolos, geralmente seus nomes ou lexemas, são reservados para que os desenvolvedores não os utilizem em outras situações. Símbolos reservados ajudam a tornar o código mais legível e padronizado, mas à medida que o número de símbolos aumenta, torna-se mais difícil memorizá-los (HOROWITZ, 1984).</w:t>
      </w:r>
    </w:p>
    <w:p w:rsidR="00000000" w:rsidDel="00000000" w:rsidP="00000000" w:rsidRDefault="00000000" w:rsidRPr="00000000" w14:paraId="00000130">
      <w:pPr>
        <w:spacing w:before="0" w:line="240" w:lineRule="auto"/>
        <w:ind w:firstLine="0"/>
        <w:jc w:val="center"/>
        <w:rPr>
          <w:b w:val="1"/>
          <w:sz w:val="20"/>
          <w:szCs w:val="20"/>
        </w:rPr>
      </w:pPr>
      <w:r w:rsidDel="00000000" w:rsidR="00000000" w:rsidRPr="00000000">
        <w:rPr>
          <w:b w:val="1"/>
          <w:sz w:val="20"/>
          <w:szCs w:val="20"/>
          <w:rtl w:val="0"/>
        </w:rPr>
        <w:t xml:space="preserve">Quadro 1 – Exemplos de símbolos</w:t>
      </w:r>
    </w:p>
    <w:tbl>
      <w:tblPr>
        <w:tblStyle w:val="Table3"/>
        <w:tblW w:w="42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0"/>
        <w:gridCol w:w="2280"/>
        <w:tblGridChange w:id="0">
          <w:tblGrid>
            <w:gridCol w:w="1950"/>
            <w:gridCol w:w="2280"/>
          </w:tblGrid>
        </w:tblGridChange>
      </w:tblGrid>
      <w:tr>
        <w:trPr>
          <w:cantSplit w:val="0"/>
          <w:trHeight w:val="340" w:hRule="atLeast"/>
          <w:tblHeader w:val="0"/>
        </w:trPr>
        <w:tc>
          <w:tcPr>
            <w:vAlign w:val="center"/>
          </w:tcPr>
          <w:p w:rsidR="00000000" w:rsidDel="00000000" w:rsidP="00000000" w:rsidRDefault="00000000" w:rsidRPr="00000000" w14:paraId="00000131">
            <w:pPr>
              <w:spacing w:before="0" w:line="240" w:lineRule="auto"/>
              <w:ind w:firstLine="0"/>
              <w:jc w:val="center"/>
              <w:rPr>
                <w:b w:val="1"/>
                <w:sz w:val="20"/>
                <w:szCs w:val="20"/>
              </w:rPr>
            </w:pPr>
            <w:r w:rsidDel="00000000" w:rsidR="00000000" w:rsidRPr="00000000">
              <w:rPr>
                <w:b w:val="1"/>
                <w:sz w:val="20"/>
                <w:szCs w:val="20"/>
                <w:rtl w:val="0"/>
              </w:rPr>
              <w:t xml:space="preserve">Símbolos</w:t>
            </w:r>
          </w:p>
        </w:tc>
        <w:tc>
          <w:tcPr>
            <w:vAlign w:val="center"/>
          </w:tcPr>
          <w:p w:rsidR="00000000" w:rsidDel="00000000" w:rsidP="00000000" w:rsidRDefault="00000000" w:rsidRPr="00000000" w14:paraId="00000132">
            <w:pPr>
              <w:spacing w:before="0" w:line="240" w:lineRule="auto"/>
              <w:ind w:firstLine="0"/>
              <w:jc w:val="center"/>
              <w:rPr>
                <w:b w:val="1"/>
                <w:sz w:val="20"/>
                <w:szCs w:val="20"/>
              </w:rPr>
            </w:pPr>
            <w:r w:rsidDel="00000000" w:rsidR="00000000" w:rsidRPr="00000000">
              <w:rPr>
                <w:b w:val="1"/>
                <w:sz w:val="20"/>
                <w:szCs w:val="20"/>
                <w:rtl w:val="0"/>
              </w:rPr>
              <w:t xml:space="preserve">Lexemas</w:t>
            </w:r>
          </w:p>
        </w:tc>
      </w:tr>
      <w:tr>
        <w:trPr>
          <w:cantSplit w:val="0"/>
          <w:trHeight w:val="340" w:hRule="atLeast"/>
          <w:tblHeader w:val="0"/>
        </w:trPr>
        <w:tc>
          <w:tcPr>
            <w:vAlign w:val="center"/>
          </w:tcPr>
          <w:p w:rsidR="00000000" w:rsidDel="00000000" w:rsidP="00000000" w:rsidRDefault="00000000" w:rsidRPr="00000000" w14:paraId="00000133">
            <w:pPr>
              <w:spacing w:before="0" w:line="240" w:lineRule="auto"/>
              <w:ind w:firstLine="0"/>
              <w:jc w:val="center"/>
              <w:rPr>
                <w:sz w:val="20"/>
                <w:szCs w:val="20"/>
              </w:rPr>
            </w:pPr>
            <w:r w:rsidDel="00000000" w:rsidR="00000000" w:rsidRPr="00000000">
              <w:rPr>
                <w:sz w:val="20"/>
                <w:szCs w:val="20"/>
                <w:rtl w:val="0"/>
              </w:rPr>
              <w:t xml:space="preserve">Palavras-chave</w:t>
            </w:r>
            <w:r w:rsidDel="00000000" w:rsidR="00000000" w:rsidRPr="00000000">
              <w:rPr>
                <w:rtl w:val="0"/>
              </w:rPr>
            </w:r>
          </w:p>
        </w:tc>
        <w:tc>
          <w:tcPr>
            <w:vAlign w:val="center"/>
          </w:tcPr>
          <w:p w:rsidR="00000000" w:rsidDel="00000000" w:rsidP="00000000" w:rsidRDefault="00000000" w:rsidRPr="00000000" w14:paraId="00000134">
            <w:pPr>
              <w:spacing w:before="0" w:line="240" w:lineRule="auto"/>
              <w:ind w:firstLine="0"/>
              <w:jc w:val="center"/>
              <w:rPr>
                <w:sz w:val="20"/>
                <w:szCs w:val="20"/>
              </w:rPr>
            </w:pPr>
            <w:r w:rsidDel="00000000" w:rsidR="00000000" w:rsidRPr="00000000">
              <w:rPr>
                <w:sz w:val="20"/>
                <w:szCs w:val="20"/>
                <w:rtl w:val="0"/>
              </w:rPr>
              <w:t xml:space="preserve">if, while, for, int, float</w:t>
            </w:r>
          </w:p>
        </w:tc>
      </w:tr>
      <w:tr>
        <w:trPr>
          <w:cantSplit w:val="0"/>
          <w:trHeight w:val="340" w:hRule="atLeast"/>
          <w:tblHeader w:val="0"/>
        </w:trPr>
        <w:tc>
          <w:tcPr>
            <w:vAlign w:val="center"/>
          </w:tcPr>
          <w:p w:rsidR="00000000" w:rsidDel="00000000" w:rsidP="00000000" w:rsidRDefault="00000000" w:rsidRPr="00000000" w14:paraId="00000135">
            <w:pPr>
              <w:spacing w:before="0" w:line="240" w:lineRule="auto"/>
              <w:ind w:firstLine="0"/>
              <w:jc w:val="center"/>
              <w:rPr>
                <w:sz w:val="20"/>
                <w:szCs w:val="20"/>
              </w:rPr>
            </w:pPr>
            <w:r w:rsidDel="00000000" w:rsidR="00000000" w:rsidRPr="00000000">
              <w:rPr>
                <w:sz w:val="20"/>
                <w:szCs w:val="20"/>
                <w:rtl w:val="0"/>
              </w:rPr>
              <w:t xml:space="preserve">Separadores</w:t>
            </w:r>
          </w:p>
        </w:tc>
        <w:tc>
          <w:tcPr>
            <w:vAlign w:val="center"/>
          </w:tcPr>
          <w:p w:rsidR="00000000" w:rsidDel="00000000" w:rsidP="00000000" w:rsidRDefault="00000000" w:rsidRPr="00000000" w14:paraId="00000136">
            <w:pPr>
              <w:spacing w:before="0" w:line="240" w:lineRule="auto"/>
              <w:ind w:firstLine="0"/>
              <w:jc w:val="center"/>
              <w:rPr>
                <w:sz w:val="20"/>
                <w:szCs w:val="20"/>
              </w:rPr>
            </w:pPr>
            <w:r w:rsidDel="00000000" w:rsidR="00000000" w:rsidRPr="00000000">
              <w:rPr>
                <w:sz w:val="20"/>
                <w:szCs w:val="20"/>
                <w:rtl w:val="0"/>
              </w:rPr>
              <w:t xml:space="preserve">{ } ( ) ; : [ ]</w:t>
            </w:r>
          </w:p>
        </w:tc>
      </w:tr>
      <w:tr>
        <w:trPr>
          <w:cantSplit w:val="0"/>
          <w:trHeight w:val="340" w:hRule="atLeast"/>
          <w:tblHeader w:val="0"/>
        </w:trPr>
        <w:tc>
          <w:tcPr>
            <w:vAlign w:val="center"/>
          </w:tcPr>
          <w:p w:rsidR="00000000" w:rsidDel="00000000" w:rsidP="00000000" w:rsidRDefault="00000000" w:rsidRPr="00000000" w14:paraId="00000137">
            <w:pPr>
              <w:spacing w:before="0" w:line="240" w:lineRule="auto"/>
              <w:ind w:firstLine="0"/>
              <w:jc w:val="center"/>
              <w:rPr>
                <w:sz w:val="20"/>
                <w:szCs w:val="20"/>
              </w:rPr>
            </w:pPr>
            <w:r w:rsidDel="00000000" w:rsidR="00000000" w:rsidRPr="00000000">
              <w:rPr>
                <w:sz w:val="20"/>
                <w:szCs w:val="20"/>
                <w:rtl w:val="0"/>
              </w:rPr>
              <w:t xml:space="preserve">Operadores</w:t>
            </w:r>
          </w:p>
        </w:tc>
        <w:tc>
          <w:tcPr>
            <w:vAlign w:val="center"/>
          </w:tcPr>
          <w:p w:rsidR="00000000" w:rsidDel="00000000" w:rsidP="00000000" w:rsidRDefault="00000000" w:rsidRPr="00000000" w14:paraId="00000138">
            <w:pPr>
              <w:spacing w:before="0" w:line="240" w:lineRule="auto"/>
              <w:ind w:left="0" w:firstLine="0"/>
              <w:jc w:val="center"/>
              <w:rPr>
                <w:sz w:val="20"/>
                <w:szCs w:val="20"/>
              </w:rPr>
            </w:pPr>
            <w:r w:rsidDel="00000000" w:rsidR="00000000" w:rsidRPr="00000000">
              <w:rPr>
                <w:sz w:val="20"/>
                <w:szCs w:val="20"/>
                <w:rtl w:val="0"/>
              </w:rPr>
              <w:t xml:space="preserve">/ * - + = &lt; &gt; </w:t>
            </w:r>
          </w:p>
        </w:tc>
      </w:tr>
      <w:tr>
        <w:trPr>
          <w:cantSplit w:val="0"/>
          <w:trHeight w:val="340" w:hRule="atLeast"/>
          <w:tblHeader w:val="0"/>
        </w:trPr>
        <w:tc>
          <w:tcPr>
            <w:vAlign w:val="center"/>
          </w:tcPr>
          <w:p w:rsidR="00000000" w:rsidDel="00000000" w:rsidP="00000000" w:rsidRDefault="00000000" w:rsidRPr="00000000" w14:paraId="00000139">
            <w:pPr>
              <w:spacing w:before="0" w:line="240" w:lineRule="auto"/>
              <w:ind w:firstLine="0"/>
              <w:jc w:val="center"/>
              <w:rPr>
                <w:sz w:val="20"/>
                <w:szCs w:val="20"/>
              </w:rPr>
            </w:pPr>
            <w:r w:rsidDel="00000000" w:rsidR="00000000" w:rsidRPr="00000000">
              <w:rPr>
                <w:sz w:val="20"/>
                <w:szCs w:val="20"/>
                <w:rtl w:val="0"/>
              </w:rPr>
              <w:t xml:space="preserve">Identificadores</w:t>
            </w:r>
          </w:p>
        </w:tc>
        <w:tc>
          <w:tcPr>
            <w:vAlign w:val="center"/>
          </w:tcPr>
          <w:p w:rsidR="00000000" w:rsidDel="00000000" w:rsidP="00000000" w:rsidRDefault="00000000" w:rsidRPr="00000000" w14:paraId="0000013A">
            <w:pPr>
              <w:spacing w:before="0" w:line="240" w:lineRule="auto"/>
              <w:ind w:firstLine="0"/>
              <w:jc w:val="center"/>
              <w:rPr>
                <w:sz w:val="20"/>
                <w:szCs w:val="20"/>
              </w:rPr>
            </w:pPr>
            <w:r w:rsidDel="00000000" w:rsidR="00000000" w:rsidRPr="00000000">
              <w:rPr>
                <w:sz w:val="20"/>
                <w:szCs w:val="20"/>
                <w:rtl w:val="0"/>
              </w:rPr>
              <w:t xml:space="preserve">x, nota, pi, D2</w:t>
            </w:r>
          </w:p>
        </w:tc>
      </w:tr>
      <w:tr>
        <w:trPr>
          <w:cantSplit w:val="0"/>
          <w:trHeight w:val="340" w:hRule="atLeast"/>
          <w:tblHeader w:val="0"/>
        </w:trPr>
        <w:tc>
          <w:tcPr>
            <w:vAlign w:val="center"/>
          </w:tcPr>
          <w:p w:rsidR="00000000" w:rsidDel="00000000" w:rsidP="00000000" w:rsidRDefault="00000000" w:rsidRPr="00000000" w14:paraId="0000013B">
            <w:pPr>
              <w:spacing w:before="0" w:line="240" w:lineRule="auto"/>
              <w:ind w:firstLine="0"/>
              <w:jc w:val="center"/>
              <w:rPr>
                <w:sz w:val="20"/>
                <w:szCs w:val="20"/>
              </w:rPr>
            </w:pPr>
            <w:r w:rsidDel="00000000" w:rsidR="00000000" w:rsidRPr="00000000">
              <w:rPr>
                <w:sz w:val="20"/>
                <w:szCs w:val="20"/>
                <w:rtl w:val="0"/>
              </w:rPr>
              <w:t xml:space="preserve">Literais</w:t>
            </w:r>
          </w:p>
        </w:tc>
        <w:tc>
          <w:tcPr>
            <w:vAlign w:val="center"/>
          </w:tcPr>
          <w:p w:rsidR="00000000" w:rsidDel="00000000" w:rsidP="00000000" w:rsidRDefault="00000000" w:rsidRPr="00000000" w14:paraId="0000013C">
            <w:pPr>
              <w:spacing w:before="0" w:line="240" w:lineRule="auto"/>
              <w:ind w:firstLine="0"/>
              <w:jc w:val="center"/>
              <w:rPr>
                <w:sz w:val="20"/>
                <w:szCs w:val="20"/>
              </w:rPr>
            </w:pPr>
            <w:r w:rsidDel="00000000" w:rsidR="00000000" w:rsidRPr="00000000">
              <w:rPr>
                <w:sz w:val="20"/>
                <w:szCs w:val="20"/>
                <w:rtl w:val="0"/>
              </w:rPr>
              <w:t xml:space="preserve">true, "musica", 100</w:t>
            </w:r>
          </w:p>
        </w:tc>
      </w:tr>
    </w:tbl>
    <w:p w:rsidR="00000000" w:rsidDel="00000000" w:rsidP="00000000" w:rsidRDefault="00000000" w:rsidRPr="00000000" w14:paraId="0000013D">
      <w:pPr>
        <w:spacing w:after="240" w:line="240" w:lineRule="auto"/>
        <w:ind w:firstLine="720"/>
        <w:jc w:val="left"/>
        <w:rPr/>
      </w:pPr>
      <w:r w:rsidDel="00000000" w:rsidR="00000000" w:rsidRPr="00000000">
        <w:rPr>
          <w:sz w:val="20"/>
          <w:szCs w:val="20"/>
          <w:rtl w:val="0"/>
        </w:rPr>
        <w:t xml:space="preserve">Fonte: Adaptado de Aho et al. (2007).</w:t>
      </w:r>
      <w:r w:rsidDel="00000000" w:rsidR="00000000" w:rsidRPr="00000000">
        <w:rPr>
          <w:rtl w:val="0"/>
        </w:rPr>
      </w:r>
    </w:p>
    <w:p w:rsidR="00000000" w:rsidDel="00000000" w:rsidP="00000000" w:rsidRDefault="00000000" w:rsidRPr="00000000" w14:paraId="0000013E">
      <w:pPr>
        <w:spacing w:line="360" w:lineRule="auto"/>
        <w:ind w:left="0" w:firstLine="1133.8582677165355"/>
        <w:rPr/>
      </w:pPr>
      <w:r w:rsidDel="00000000" w:rsidR="00000000" w:rsidRPr="00000000">
        <w:rPr>
          <w:rtl w:val="0"/>
        </w:rPr>
        <w:t xml:space="preserve">Como explica Aho et al. (2007), espera-se que os compiladores e interpretadores ajudem o programador a localizar e rastrear estes erros de sintaxe presentes nos programas:</w:t>
      </w:r>
    </w:p>
    <w:p w:rsidR="00000000" w:rsidDel="00000000" w:rsidP="00000000" w:rsidRDefault="00000000" w:rsidRPr="00000000" w14:paraId="0000013F">
      <w:pPr>
        <w:numPr>
          <w:ilvl w:val="0"/>
          <w:numId w:val="3"/>
        </w:numPr>
        <w:spacing w:after="0" w:afterAutospacing="0" w:line="360" w:lineRule="auto"/>
        <w:ind w:left="708.6614173228347" w:hanging="360"/>
        <w:jc w:val="left"/>
        <w:rPr>
          <w:u w:val="none"/>
        </w:rPr>
      </w:pPr>
      <w:r w:rsidDel="00000000" w:rsidR="00000000" w:rsidRPr="00000000">
        <w:rPr>
          <w:rtl w:val="0"/>
        </w:rPr>
        <w:t xml:space="preserve">Erros lexicais: Incluem-se erros ortográficos de identificadores, palavras-chave ou operadores.</w:t>
      </w:r>
    </w:p>
    <w:p w:rsidR="00000000" w:rsidDel="00000000" w:rsidP="00000000" w:rsidRDefault="00000000" w:rsidRPr="00000000" w14:paraId="00000140">
      <w:pPr>
        <w:numPr>
          <w:ilvl w:val="0"/>
          <w:numId w:val="3"/>
        </w:numPr>
        <w:spacing w:after="0" w:afterAutospacing="0" w:before="0" w:beforeAutospacing="0" w:line="360" w:lineRule="auto"/>
        <w:ind w:left="708.6614173228347" w:hanging="360"/>
        <w:jc w:val="left"/>
        <w:rPr>
          <w:u w:val="none"/>
        </w:rPr>
      </w:pPr>
      <w:r w:rsidDel="00000000" w:rsidR="00000000" w:rsidRPr="00000000">
        <w:rPr>
          <w:rtl w:val="0"/>
        </w:rPr>
        <w:t xml:space="preserve">Erros sintáticos: Ponto-e-vírgula mal posicionado ou chaves extras ou ausentes.</w:t>
      </w:r>
    </w:p>
    <w:p w:rsidR="00000000" w:rsidDel="00000000" w:rsidP="00000000" w:rsidRDefault="00000000" w:rsidRPr="00000000" w14:paraId="00000141">
      <w:pPr>
        <w:numPr>
          <w:ilvl w:val="0"/>
          <w:numId w:val="3"/>
        </w:numPr>
        <w:spacing w:after="0" w:afterAutospacing="0" w:before="0" w:beforeAutospacing="0" w:line="360" w:lineRule="auto"/>
        <w:ind w:left="708.6614173228347" w:hanging="360"/>
        <w:jc w:val="left"/>
        <w:rPr>
          <w:u w:val="none"/>
        </w:rPr>
      </w:pPr>
      <w:r w:rsidDel="00000000" w:rsidR="00000000" w:rsidRPr="00000000">
        <w:rPr>
          <w:rtl w:val="0"/>
        </w:rPr>
        <w:t xml:space="preserve">Erros semânticos: Incompatibilidades de tipo entre operadores e operandos. </w:t>
      </w:r>
    </w:p>
    <w:p w:rsidR="00000000" w:rsidDel="00000000" w:rsidP="00000000" w:rsidRDefault="00000000" w:rsidRPr="00000000" w14:paraId="00000142">
      <w:pPr>
        <w:numPr>
          <w:ilvl w:val="0"/>
          <w:numId w:val="3"/>
        </w:numPr>
        <w:spacing w:before="0" w:beforeAutospacing="0" w:line="360" w:lineRule="auto"/>
        <w:ind w:left="708.6614173228347" w:hanging="360"/>
        <w:jc w:val="left"/>
        <w:rPr>
          <w:u w:val="none"/>
        </w:rPr>
      </w:pPr>
      <w:r w:rsidDel="00000000" w:rsidR="00000000" w:rsidRPr="00000000">
        <w:rPr>
          <w:rtl w:val="0"/>
        </w:rPr>
        <w:t xml:space="preserve">Erros lógicos: Utilização de operadores de maneira indevida.</w:t>
      </w:r>
    </w:p>
    <w:p w:rsidR="00000000" w:rsidDel="00000000" w:rsidP="00000000" w:rsidRDefault="00000000" w:rsidRPr="00000000" w14:paraId="00000143">
      <w:pPr>
        <w:spacing w:line="360" w:lineRule="auto"/>
        <w:ind w:firstLine="1133.8582677165355"/>
        <w:rPr/>
      </w:pPr>
      <w:r w:rsidDel="00000000" w:rsidR="00000000" w:rsidRPr="00000000">
        <w:rPr>
          <w:rtl w:val="0"/>
        </w:rPr>
        <w:t xml:space="preserve">Linguagens de programação como C e </w:t>
      </w:r>
      <w:r w:rsidDel="00000000" w:rsidR="00000000" w:rsidRPr="00000000">
        <w:rPr>
          <w:rtl w:val="0"/>
        </w:rPr>
        <w:t xml:space="preserve">C++</w:t>
      </w:r>
      <w:r w:rsidDel="00000000" w:rsidR="00000000" w:rsidRPr="00000000">
        <w:rPr>
          <w:rtl w:val="0"/>
        </w:rPr>
        <w:t xml:space="preserve"> possuem uma sintaxe mais rigorosa, com a utilização de separadores para finalizar linhas e delimitar escopos, além do uso de palavras-chave para declaração de variáveis (AHO et al., 2007). Python por ser uma linguagem de alto nível, delimita seus escopos e linhas apenas com </w:t>
      </w:r>
      <w:r w:rsidDel="00000000" w:rsidR="00000000" w:rsidRPr="00000000">
        <w:rPr>
          <w:rtl w:val="0"/>
        </w:rPr>
        <w:t xml:space="preserve">identação,</w:t>
      </w:r>
      <w:r w:rsidDel="00000000" w:rsidR="00000000" w:rsidRPr="00000000">
        <w:rPr>
          <w:rtl w:val="0"/>
        </w:rPr>
        <w:t xml:space="preserve"> não necessitando de palavras-chave para declarar previamente uma variável.</w:t>
      </w:r>
    </w:p>
    <w:p w:rsidR="00000000" w:rsidDel="00000000" w:rsidP="00000000" w:rsidRDefault="00000000" w:rsidRPr="00000000" w14:paraId="00000144">
      <w:pPr>
        <w:pStyle w:val="Heading2"/>
        <w:numPr>
          <w:ilvl w:val="1"/>
          <w:numId w:val="1"/>
        </w:numPr>
        <w:spacing w:line="360" w:lineRule="auto"/>
      </w:pPr>
      <w:bookmarkStart w:colFirst="0" w:colLast="0" w:name="_heading=h.nsjsemhy72de" w:id="32"/>
      <w:bookmarkEnd w:id="32"/>
      <w:r w:rsidDel="00000000" w:rsidR="00000000" w:rsidRPr="00000000">
        <w:rPr>
          <w:rtl w:val="0"/>
        </w:rPr>
        <w:t xml:space="preserve">Programação em blocos</w:t>
      </w:r>
    </w:p>
    <w:p w:rsidR="00000000" w:rsidDel="00000000" w:rsidP="00000000" w:rsidRDefault="00000000" w:rsidRPr="00000000" w14:paraId="00000145">
      <w:pPr>
        <w:spacing w:line="360" w:lineRule="auto"/>
        <w:ind w:firstLine="1133.8582677165355"/>
        <w:rPr/>
      </w:pPr>
      <w:r w:rsidDel="00000000" w:rsidR="00000000" w:rsidRPr="00000000">
        <w:rPr>
          <w:rtl w:val="0"/>
        </w:rPr>
        <w:t xml:space="preserve">Como aponta Bau et al. (2017), as interfaces de programação baseadas em blocos utilizam metáforas de programação simples, como peças de um quebra-cabeça, para fornecer aos usuários dicas visuais sobre como e onde usar comandos para restringir a composição do programa. Permitindo que jovens e alunos concentrem-se na compreensão dos conceitos básicos de programação e na estrutura geral de um programa (MOORS; LUXTON-REILLY; DENNY, 2018).</w:t>
      </w:r>
    </w:p>
    <w:p w:rsidR="00000000" w:rsidDel="00000000" w:rsidP="00000000" w:rsidRDefault="00000000" w:rsidRPr="00000000" w14:paraId="00000146">
      <w:pPr>
        <w:spacing w:line="360" w:lineRule="auto"/>
        <w:ind w:firstLine="1133.8582677165355"/>
        <w:rPr/>
      </w:pPr>
      <w:r w:rsidDel="00000000" w:rsidR="00000000" w:rsidRPr="00000000">
        <w:rPr>
          <w:rtl w:val="0"/>
        </w:rPr>
        <w:t xml:space="preserve">A programação nesses ambientes assume a forma de arrastar blocos para a área de </w:t>
      </w:r>
      <w:r w:rsidDel="00000000" w:rsidR="00000000" w:rsidRPr="00000000">
        <w:rPr>
          <w:i w:val="1"/>
          <w:rtl w:val="0"/>
        </w:rPr>
        <w:t xml:space="preserve">script</w:t>
      </w:r>
      <w:r w:rsidDel="00000000" w:rsidR="00000000" w:rsidRPr="00000000">
        <w:rPr>
          <w:rtl w:val="0"/>
        </w:rPr>
        <w:t xml:space="preserve"> e os agrupar para formar um comando. Se dois blocos não puderem ser unidos para formar uma instrução de sintaxe válida, o ambiente impede que eles sejam agrupados, evitando assim erros de sintaxe (MOORS; LUXTON-REILLY; DENNY, 2018).</w:t>
      </w:r>
    </w:p>
    <w:p w:rsidR="00000000" w:rsidDel="00000000" w:rsidP="00000000" w:rsidRDefault="00000000" w:rsidRPr="00000000" w14:paraId="00000147">
      <w:pPr>
        <w:spacing w:line="360" w:lineRule="auto"/>
        <w:ind w:firstLine="1133.8582677165355"/>
        <w:rPr/>
      </w:pPr>
      <w:r w:rsidDel="00000000" w:rsidR="00000000" w:rsidRPr="00000000">
        <w:rPr>
          <w:rtl w:val="0"/>
        </w:rPr>
        <w:t xml:space="preserve">A eliminação de erros de sintaxe torna-se uma das principais características dos ambientes de programação em blocos, pois iniciantes são capazes de se concentrar no fluxo de controle, condicionais e loops, sem a frustração de garantir que um programa seja sintaticamente correto </w:t>
      </w:r>
      <w:r w:rsidDel="00000000" w:rsidR="00000000" w:rsidRPr="00000000">
        <w:rPr>
          <w:rtl w:val="0"/>
        </w:rPr>
        <w:t xml:space="preserve">(WEINTROP,</w:t>
      </w:r>
      <w:r w:rsidDel="00000000" w:rsidR="00000000" w:rsidRPr="00000000">
        <w:rPr>
          <w:rtl w:val="0"/>
        </w:rPr>
        <w:t xml:space="preserve"> 2019).</w:t>
      </w:r>
    </w:p>
    <w:p w:rsidR="00000000" w:rsidDel="00000000" w:rsidP="00000000" w:rsidRDefault="00000000" w:rsidRPr="00000000" w14:paraId="00000148">
      <w:pPr>
        <w:spacing w:line="360" w:lineRule="auto"/>
        <w:ind w:firstLine="1133.8582677165355"/>
        <w:rPr/>
      </w:pPr>
      <w:r w:rsidDel="00000000" w:rsidR="00000000" w:rsidRPr="00000000">
        <w:rPr>
          <w:rtl w:val="0"/>
        </w:rPr>
        <w:t xml:space="preserve">Ao contrário das linguagens textuais, as linguagens de bloco estão profundamente relacionadas ao seu ambiente de programação, ferramentas como </w:t>
      </w:r>
      <w:r w:rsidDel="00000000" w:rsidR="00000000" w:rsidRPr="00000000">
        <w:rPr>
          <w:i w:val="1"/>
          <w:rtl w:val="0"/>
        </w:rPr>
        <w:t xml:space="preserve">Scratch</w:t>
      </w:r>
      <w:r w:rsidDel="00000000" w:rsidR="00000000" w:rsidRPr="00000000">
        <w:rPr>
          <w:rtl w:val="0"/>
        </w:rPr>
        <w:t xml:space="preserve"> e </w:t>
      </w:r>
      <w:r w:rsidDel="00000000" w:rsidR="00000000" w:rsidRPr="00000000">
        <w:rPr>
          <w:i w:val="1"/>
          <w:rtl w:val="0"/>
        </w:rPr>
        <w:t xml:space="preserve">Blockly</w:t>
      </w:r>
      <w:r w:rsidDel="00000000" w:rsidR="00000000" w:rsidRPr="00000000">
        <w:rPr>
          <w:rtl w:val="0"/>
        </w:rPr>
        <w:t xml:space="preserve"> empregam algumas convenções de interface, como lidar com a organização, separando os blocos de comandos em abas relacionadas por categoria e adicionando cores diferentes para cada tipo de instrução (BAU et al., 2017), pode-se ver a combinação destes elementos </w:t>
      </w:r>
      <w:r w:rsidDel="00000000" w:rsidR="00000000" w:rsidRPr="00000000">
        <w:rPr>
          <w:rtl w:val="0"/>
        </w:rPr>
        <w:t xml:space="preserve">na Figura 5.</w:t>
      </w:r>
      <w:r w:rsidDel="00000000" w:rsidR="00000000" w:rsidRPr="00000000">
        <w:rPr>
          <w:rtl w:val="0"/>
        </w:rPr>
      </w:r>
    </w:p>
    <w:p w:rsidR="00000000" w:rsidDel="00000000" w:rsidP="00000000" w:rsidRDefault="00000000" w:rsidRPr="00000000" w14:paraId="00000149">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5 – Ambiente de programação em blocos Scratch</w:t>
      </w:r>
      <w:r w:rsidDel="00000000" w:rsidR="00000000" w:rsidRPr="00000000">
        <w:rPr/>
        <w:drawing>
          <wp:inline distB="114300" distT="114300" distL="114300" distR="114300">
            <wp:extent cx="5198250" cy="2971811"/>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198250" cy="2971811"/>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240" w:line="240" w:lineRule="auto"/>
        <w:ind w:firstLine="720"/>
        <w:jc w:val="left"/>
        <w:rPr/>
      </w:pPr>
      <w:r w:rsidDel="00000000" w:rsidR="00000000" w:rsidRPr="00000000">
        <w:rPr>
          <w:sz w:val="20"/>
          <w:szCs w:val="20"/>
          <w:rtl w:val="0"/>
        </w:rPr>
        <w:t xml:space="preserve">Fonte: </w:t>
      </w:r>
      <w:r w:rsidDel="00000000" w:rsidR="00000000" w:rsidRPr="00000000">
        <w:rPr>
          <w:sz w:val="20"/>
          <w:szCs w:val="20"/>
          <w:rtl w:val="0"/>
        </w:rPr>
        <w:t xml:space="preserve">Weintrop</w:t>
      </w:r>
      <w:r w:rsidDel="00000000" w:rsidR="00000000" w:rsidRPr="00000000">
        <w:rPr>
          <w:sz w:val="20"/>
          <w:szCs w:val="20"/>
          <w:rtl w:val="0"/>
        </w:rPr>
        <w:t xml:space="preserve"> (2019).</w:t>
      </w:r>
      <w:r w:rsidDel="00000000" w:rsidR="00000000" w:rsidRPr="00000000">
        <w:rPr>
          <w:rtl w:val="0"/>
        </w:rPr>
      </w:r>
    </w:p>
    <w:p w:rsidR="00000000" w:rsidDel="00000000" w:rsidP="00000000" w:rsidRDefault="00000000" w:rsidRPr="00000000" w14:paraId="0000014B">
      <w:pPr>
        <w:ind w:left="0" w:firstLine="1133.8582677165355"/>
        <w:rPr/>
      </w:pPr>
      <w:r w:rsidDel="00000000" w:rsidR="00000000" w:rsidRPr="00000000">
        <w:rPr>
          <w:rtl w:val="0"/>
        </w:rPr>
        <w:t xml:space="preserve">De acordo com </w:t>
      </w:r>
      <w:r w:rsidDel="00000000" w:rsidR="00000000" w:rsidRPr="00000000">
        <w:rPr>
          <w:rtl w:val="0"/>
        </w:rPr>
        <w:t xml:space="preserve">Weintrop</w:t>
      </w:r>
      <w:r w:rsidDel="00000000" w:rsidR="00000000" w:rsidRPr="00000000">
        <w:rPr>
          <w:highlight w:val="white"/>
          <w:rtl w:val="0"/>
        </w:rPr>
        <w:t xml:space="preserve"> e Wilensky (2015), </w:t>
      </w:r>
      <w:r w:rsidDel="00000000" w:rsidR="00000000" w:rsidRPr="00000000">
        <w:rPr>
          <w:rtl w:val="0"/>
        </w:rPr>
        <w:t xml:space="preserve">a</w:t>
      </w:r>
      <w:r w:rsidDel="00000000" w:rsidR="00000000" w:rsidRPr="00000000">
        <w:rPr>
          <w:rtl w:val="0"/>
        </w:rPr>
        <w:t xml:space="preserve"> programação baseada em blocos é conceituada por alguns como uma introdução à programação facilitando uma eventual transição para a programação baseada em texto, sendo uma questão empírica aberta, que está apenas começando a ser respondida.</w:t>
      </w:r>
    </w:p>
    <w:p w:rsidR="00000000" w:rsidDel="00000000" w:rsidP="00000000" w:rsidRDefault="00000000" w:rsidRPr="00000000" w14:paraId="0000014C">
      <w:pPr>
        <w:pStyle w:val="Heading2"/>
        <w:numPr>
          <w:ilvl w:val="1"/>
          <w:numId w:val="1"/>
        </w:numPr>
      </w:pPr>
      <w:bookmarkStart w:colFirst="0" w:colLast="0" w:name="_heading=h.ao15g8ekdkvu" w:id="33"/>
      <w:bookmarkEnd w:id="33"/>
      <w:sdt>
        <w:sdtPr>
          <w:tag w:val="goog_rdk_4"/>
        </w:sdtPr>
        <w:sdtContent>
          <w:commentRangeStart w:id="4"/>
        </w:sdtContent>
      </w:sdt>
      <w:r w:rsidDel="00000000" w:rsidR="00000000" w:rsidRPr="00000000">
        <w:rPr>
          <w:rtl w:val="0"/>
        </w:rPr>
        <w:t xml:space="preserve">Ensino de programação em blocos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4D">
      <w:pPr>
        <w:ind w:firstLine="1133.8582677165355"/>
        <w:rPr/>
      </w:pPr>
      <w:r w:rsidDel="00000000" w:rsidR="00000000" w:rsidRPr="00000000">
        <w:rPr>
          <w:rtl w:val="0"/>
        </w:rPr>
        <w:t xml:space="preserve">Algumas das vantagens da programação em blocos podem ocasionar problemas ao escalar o desenvolvimento para grandes projetos e equipes. Segundo Bau et al. (2017) os blocos ocupam mais espaço na tela, dificultando a navegação e a edição de seus comandos, além disso, pequenas edições em comandos existentes são mais difíceis, pois seus blocos precisam ser selecionados e excluídos individualmente.</w:t>
      </w:r>
    </w:p>
    <w:p w:rsidR="00000000" w:rsidDel="00000000" w:rsidP="00000000" w:rsidRDefault="00000000" w:rsidRPr="00000000" w14:paraId="0000014E">
      <w:pPr>
        <w:ind w:firstLine="1133.8582677165355"/>
        <w:rPr/>
      </w:pPr>
      <w:r w:rsidDel="00000000" w:rsidR="00000000" w:rsidRPr="00000000">
        <w:rPr>
          <w:rtl w:val="0"/>
        </w:rPr>
        <w:t xml:space="preserve">Apesar de seus problemas, existe uma questão maior sobre o papel das ferramentas baseadas em blocos no campo da ciência da computação. Estas ferramentas servem como uma introdução para o ambiente de programação, em suma, para que uma ferramenta de programação possa ser usada por programadores novos ou casuais, seu design deve focar na capacidade de aprendizado, com a expectativa de que os alunos migrem para linguagens de programação textuais no futuro </w:t>
      </w:r>
      <w:r w:rsidDel="00000000" w:rsidR="00000000" w:rsidRPr="00000000">
        <w:rPr>
          <w:rtl w:val="0"/>
        </w:rPr>
        <w:t xml:space="preserve">(</w:t>
      </w:r>
      <w:r w:rsidDel="00000000" w:rsidR="00000000" w:rsidRPr="00000000">
        <w:rPr>
          <w:highlight w:val="white"/>
          <w:rtl w:val="0"/>
        </w:rPr>
        <w:t xml:space="preserve">WEINTROP,</w:t>
      </w:r>
      <w:r w:rsidDel="00000000" w:rsidR="00000000" w:rsidRPr="00000000">
        <w:rPr>
          <w:highlight w:val="white"/>
          <w:rtl w:val="0"/>
        </w:rPr>
        <w:t xml:space="preserve"> 2019</w:t>
      </w:r>
      <w:r w:rsidDel="00000000" w:rsidR="00000000" w:rsidRPr="00000000">
        <w:rPr>
          <w:rtl w:val="0"/>
        </w:rPr>
        <w:t xml:space="preserve">).</w:t>
      </w:r>
    </w:p>
    <w:p w:rsidR="00000000" w:rsidDel="00000000" w:rsidP="00000000" w:rsidRDefault="00000000" w:rsidRPr="00000000" w14:paraId="0000014F">
      <w:pPr>
        <w:ind w:firstLine="1133.8582677165355"/>
        <w:rPr/>
      </w:pPr>
      <w:r w:rsidDel="00000000" w:rsidR="00000000" w:rsidRPr="00000000">
        <w:rPr>
          <w:rtl w:val="0"/>
        </w:rPr>
        <w:t xml:space="preserve">Estudos comprovam que as linguagens de programação em blocos facilitam o aprendizado em diversos elementos da área de programação. Em uma pesquisa comutativa feita por </w:t>
      </w:r>
      <w:r w:rsidDel="00000000" w:rsidR="00000000" w:rsidRPr="00000000">
        <w:rPr>
          <w:rtl w:val="0"/>
        </w:rPr>
        <w:t xml:space="preserve">Weintrop</w:t>
      </w:r>
      <w:r w:rsidDel="00000000" w:rsidR="00000000" w:rsidRPr="00000000">
        <w:rPr>
          <w:rtl w:val="0"/>
        </w:rPr>
        <w:t xml:space="preserve"> e Wilensky (2015), é demonstrado um estudo de 10 semanas com 90 alunos, entre a oitava série e terceiro ano, em um curso introdutório de programação. Os alunos foram introduzidos durante 5 semanas a uma linguagem de programação semelhante a </w:t>
      </w:r>
      <w:r w:rsidDel="00000000" w:rsidR="00000000" w:rsidRPr="00000000">
        <w:rPr>
          <w:i w:val="1"/>
          <w:rtl w:val="0"/>
        </w:rPr>
        <w:t xml:space="preserve">Scratch</w:t>
      </w:r>
      <w:r w:rsidDel="00000000" w:rsidR="00000000" w:rsidRPr="00000000">
        <w:rPr>
          <w:rtl w:val="0"/>
        </w:rPr>
        <w:t xml:space="preserve">, com atividades introdutórias e intermediárias. Após o término das 5 semanas foi aplicada uma prova de 28 questões, dividida entre os temas que foram apresentados, seguido pela introdução da linguagem textual </w:t>
      </w:r>
      <w:r w:rsidDel="00000000" w:rsidR="00000000" w:rsidRPr="00000000">
        <w:rPr>
          <w:i w:val="1"/>
          <w:rtl w:val="0"/>
        </w:rPr>
        <w:t xml:space="preserve">Java</w:t>
      </w:r>
      <w:r w:rsidDel="00000000" w:rsidR="00000000" w:rsidRPr="00000000">
        <w:rPr>
          <w:rtl w:val="0"/>
        </w:rPr>
        <w:t xml:space="preserve">, por meio de atividades similares às do período anterior e seguido por uma prova de 28 questões, finalizando as 10 semanas.</w:t>
      </w:r>
    </w:p>
    <w:p w:rsidR="00000000" w:rsidDel="00000000" w:rsidP="00000000" w:rsidRDefault="00000000" w:rsidRPr="00000000" w14:paraId="00000150">
      <w:pPr>
        <w:ind w:firstLine="1133.8582677165355"/>
        <w:rPr/>
      </w:pPr>
      <w:r w:rsidDel="00000000" w:rsidR="00000000" w:rsidRPr="00000000">
        <w:rPr>
          <w:rtl w:val="0"/>
        </w:rPr>
        <w:t xml:space="preserve">A Figura 6 apresenta a porcentagem de acerto em média para cada categoria avaliada e sua respectiva linguagem utilizada.</w:t>
      </w:r>
    </w:p>
    <w:p w:rsidR="00000000" w:rsidDel="00000000" w:rsidP="00000000" w:rsidRDefault="00000000" w:rsidRPr="00000000" w14:paraId="00000151">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6 – Diferença de performance de alunos em linguagem textual e em blocos</w:t>
      </w:r>
      <w:r w:rsidDel="00000000" w:rsidR="00000000" w:rsidRPr="00000000">
        <w:rPr/>
        <w:drawing>
          <wp:inline distB="114300" distT="114300" distL="114300" distR="114300">
            <wp:extent cx="4004554" cy="2117452"/>
            <wp:effectExtent b="0" l="0" r="0" t="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004554" cy="2117452"/>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240" w:line="240" w:lineRule="auto"/>
        <w:ind w:firstLine="720"/>
        <w:jc w:val="left"/>
        <w:rPr/>
      </w:pPr>
      <w:r w:rsidDel="00000000" w:rsidR="00000000" w:rsidRPr="00000000">
        <w:rPr>
          <w:sz w:val="20"/>
          <w:szCs w:val="20"/>
          <w:rtl w:val="0"/>
        </w:rPr>
        <w:t xml:space="preserve">Fonte: Adaptado de </w:t>
      </w:r>
      <w:r w:rsidDel="00000000" w:rsidR="00000000" w:rsidRPr="00000000">
        <w:rPr>
          <w:sz w:val="20"/>
          <w:szCs w:val="20"/>
          <w:rtl w:val="0"/>
        </w:rPr>
        <w:t xml:space="preserve">Weintrop</w:t>
      </w:r>
      <w:r w:rsidDel="00000000" w:rsidR="00000000" w:rsidRPr="00000000">
        <w:rPr>
          <w:sz w:val="20"/>
          <w:szCs w:val="20"/>
          <w:rtl w:val="0"/>
        </w:rPr>
        <w:t xml:space="preserve"> e Wilensky (2015).</w:t>
      </w:r>
      <w:r w:rsidDel="00000000" w:rsidR="00000000" w:rsidRPr="00000000">
        <w:rPr>
          <w:rtl w:val="0"/>
        </w:rPr>
      </w:r>
    </w:p>
    <w:p w:rsidR="00000000" w:rsidDel="00000000" w:rsidP="00000000" w:rsidRDefault="00000000" w:rsidRPr="00000000" w14:paraId="00000153">
      <w:pPr>
        <w:ind w:firstLine="1133.8582677165355"/>
        <w:rPr/>
      </w:pPr>
      <w:r w:rsidDel="00000000" w:rsidR="00000000" w:rsidRPr="00000000">
        <w:rPr>
          <w:rtl w:val="0"/>
        </w:rPr>
        <w:t xml:space="preserve">Weintrop</w:t>
      </w:r>
      <w:r w:rsidDel="00000000" w:rsidR="00000000" w:rsidRPr="00000000">
        <w:rPr>
          <w:rtl w:val="0"/>
        </w:rPr>
        <w:t xml:space="preserve"> e Wilensky (2015) concluem que para todas as categorias apresentadas, houve uma melhoria no desempenho dos alunos quando foi utilizada a linguagem baseada em blocos comparando com a linguagem textual, como pode ser visto pelas barras de porcentagem na Figura 6, comprovando a ideia de que a linguagem de programação em blocos influencia positivamente no aprendizado de conceitos de programação para jovens.</w:t>
      </w:r>
      <w:r w:rsidDel="00000000" w:rsidR="00000000" w:rsidRPr="00000000">
        <w:rPr>
          <w:rtl w:val="0"/>
        </w:rPr>
      </w:r>
    </w:p>
    <w:p w:rsidR="00000000" w:rsidDel="00000000" w:rsidP="00000000" w:rsidRDefault="00000000" w:rsidRPr="00000000" w14:paraId="00000154">
      <w:pPr>
        <w:pStyle w:val="Heading2"/>
        <w:numPr>
          <w:ilvl w:val="1"/>
          <w:numId w:val="1"/>
        </w:numPr>
        <w:ind w:left="576" w:hanging="576"/>
        <w:rPr/>
      </w:pPr>
      <w:bookmarkStart w:colFirst="0" w:colLast="0" w:name="_heading=h.3qhm5qfooqa5" w:id="34"/>
      <w:bookmarkEnd w:id="34"/>
      <w:r w:rsidDel="00000000" w:rsidR="00000000" w:rsidRPr="00000000">
        <w:rPr>
          <w:rtl w:val="0"/>
        </w:rPr>
        <w:t xml:space="preserve">Scratch</w:t>
      </w:r>
    </w:p>
    <w:p w:rsidR="00000000" w:rsidDel="00000000" w:rsidP="00000000" w:rsidRDefault="00000000" w:rsidRPr="00000000" w14:paraId="00000155">
      <w:pPr>
        <w:ind w:firstLine="1133.8582677165355"/>
        <w:rPr/>
      </w:pPr>
      <w:r w:rsidDel="00000000" w:rsidR="00000000" w:rsidRPr="00000000">
        <w:rPr>
          <w:rtl w:val="0"/>
        </w:rPr>
        <w:t xml:space="preserve">História</w:t>
      </w:r>
    </w:p>
    <w:p w:rsidR="00000000" w:rsidDel="00000000" w:rsidP="00000000" w:rsidRDefault="00000000" w:rsidRPr="00000000" w14:paraId="00000156">
      <w:pPr>
        <w:ind w:firstLine="1133.8582677165355"/>
        <w:rPr/>
      </w:pPr>
      <w:r w:rsidDel="00000000" w:rsidR="00000000" w:rsidRPr="00000000">
        <w:rPr>
          <w:rtl w:val="0"/>
        </w:rPr>
        <w:t xml:space="preserve">Objetivo</w:t>
      </w:r>
    </w:p>
    <w:p w:rsidR="00000000" w:rsidDel="00000000" w:rsidP="00000000" w:rsidRDefault="00000000" w:rsidRPr="00000000" w14:paraId="00000157">
      <w:pPr>
        <w:pStyle w:val="Heading2"/>
        <w:numPr>
          <w:ilvl w:val="1"/>
          <w:numId w:val="1"/>
        </w:numPr>
        <w:ind w:left="576" w:hanging="576"/>
        <w:rPr/>
      </w:pPr>
      <w:bookmarkStart w:colFirst="0" w:colLast="0" w:name="_heading=h.7ldqb8nsiar2" w:id="35"/>
      <w:bookmarkEnd w:id="35"/>
      <w:r w:rsidDel="00000000" w:rsidR="00000000" w:rsidRPr="00000000">
        <w:rPr>
          <w:rtl w:val="0"/>
        </w:rPr>
        <w:t xml:space="preserve">Blockly</w:t>
      </w:r>
    </w:p>
    <w:p w:rsidR="00000000" w:rsidDel="00000000" w:rsidP="00000000" w:rsidRDefault="00000000" w:rsidRPr="00000000" w14:paraId="00000158">
      <w:pPr>
        <w:ind w:firstLine="1133.8582677165355"/>
        <w:rPr/>
      </w:pPr>
      <w:r w:rsidDel="00000000" w:rsidR="00000000" w:rsidRPr="00000000">
        <w:rPr>
          <w:rtl w:val="0"/>
        </w:rPr>
        <w:t xml:space="preserve">História</w:t>
      </w:r>
    </w:p>
    <w:p w:rsidR="00000000" w:rsidDel="00000000" w:rsidP="00000000" w:rsidRDefault="00000000" w:rsidRPr="00000000" w14:paraId="00000159">
      <w:pPr>
        <w:ind w:firstLine="1133.8582677165355"/>
        <w:rPr/>
      </w:pPr>
      <w:r w:rsidDel="00000000" w:rsidR="00000000" w:rsidRPr="00000000">
        <w:rPr>
          <w:rtl w:val="0"/>
        </w:rPr>
        <w:t xml:space="preserve">Objetivo</w:t>
      </w:r>
      <w:r w:rsidDel="00000000" w:rsidR="00000000" w:rsidRPr="00000000">
        <w:rPr>
          <w:rtl w:val="0"/>
        </w:rPr>
      </w:r>
    </w:p>
    <w:p w:rsidR="00000000" w:rsidDel="00000000" w:rsidP="00000000" w:rsidRDefault="00000000" w:rsidRPr="00000000" w14:paraId="0000015A">
      <w:pPr>
        <w:pStyle w:val="Heading2"/>
        <w:numPr>
          <w:ilvl w:val="1"/>
          <w:numId w:val="1"/>
        </w:numPr>
        <w:ind w:left="576" w:hanging="576"/>
      </w:pPr>
      <w:bookmarkStart w:colFirst="0" w:colLast="0" w:name="_heading=h.bym36fs4sdpl" w:id="36"/>
      <w:bookmarkEnd w:id="36"/>
      <w:r w:rsidDel="00000000" w:rsidR="00000000" w:rsidRPr="00000000">
        <w:rPr>
          <w:rtl w:val="0"/>
        </w:rPr>
        <w:t xml:space="preserve">MicroBlocks</w:t>
      </w:r>
      <w:r w:rsidDel="00000000" w:rsidR="00000000" w:rsidRPr="00000000">
        <w:rPr>
          <w:rtl w:val="0"/>
        </w:rPr>
      </w:r>
    </w:p>
    <w:p w:rsidR="00000000" w:rsidDel="00000000" w:rsidP="00000000" w:rsidRDefault="00000000" w:rsidRPr="00000000" w14:paraId="0000015B">
      <w:pPr>
        <w:ind w:firstLine="1133.8582677165355"/>
        <w:rPr/>
      </w:pPr>
      <w:r w:rsidDel="00000000" w:rsidR="00000000" w:rsidRPr="00000000">
        <w:rPr>
          <w:rtl w:val="0"/>
        </w:rPr>
        <w:t xml:space="preserve">O MicroBlocks é um ambiente de linguagem de programação visual semelhante ao Scratch, focado no ensino de programação para microcontroladores educacionais, como o micro:bit, Adafruit Circuit Playground Express e muitos outros. Fundado por John Maloney e lançado em 2020, sendo uma extensão da linguagem GP também desenvolvida por Maloney (MALONEY; MÖNIG ;ROMAGOSA, 2021).</w:t>
      </w:r>
    </w:p>
    <w:p w:rsidR="00000000" w:rsidDel="00000000" w:rsidP="00000000" w:rsidRDefault="00000000" w:rsidRPr="00000000" w14:paraId="0000015C">
      <w:pPr>
        <w:ind w:firstLine="1133.8582677165355"/>
        <w:rPr/>
      </w:pPr>
      <w:r w:rsidDel="00000000" w:rsidR="00000000" w:rsidRPr="00000000">
        <w:rPr>
          <w:rtl w:val="0"/>
        </w:rPr>
        <w:t xml:space="preserve">O que diferencia o MicroBlocks de outras ferramentas de programação de blocos é a combinação de programação com </w:t>
      </w:r>
      <w:r w:rsidDel="00000000" w:rsidR="00000000" w:rsidRPr="00000000">
        <w:rPr>
          <w:i w:val="1"/>
          <w:rtl w:val="0"/>
        </w:rPr>
        <w:t xml:space="preserve">feedback</w:t>
      </w:r>
      <w:r w:rsidDel="00000000" w:rsidR="00000000" w:rsidRPr="00000000">
        <w:rPr>
          <w:rtl w:val="0"/>
        </w:rPr>
        <w:t xml:space="preserve"> imediato e uma execução de forma autônoma. Outras linguagens de bloco suportam um desses recursos, mas não ambos (MALONEY; MÖNIG ;ROMAGOSA, 2021).</w:t>
      </w:r>
    </w:p>
    <w:p w:rsidR="00000000" w:rsidDel="00000000" w:rsidP="00000000" w:rsidRDefault="00000000" w:rsidRPr="00000000" w14:paraId="0000015D">
      <w:pPr>
        <w:ind w:firstLine="1133.8582677165355"/>
        <w:rPr/>
      </w:pPr>
      <w:r w:rsidDel="00000000" w:rsidR="00000000" w:rsidRPr="00000000">
        <w:rPr>
          <w:rtl w:val="0"/>
        </w:rPr>
        <w:t xml:space="preserve">Esta linguagem pode ser separada entre seu editor de blocos e sua máquina virtual. O editor permite ao usuário criar, editar e gerenciar códigos baseado em blocos e suas bibliotecas, é organizado de forma simples, separando os blocos em categorias e cores, assim como o Scratch. Inclui bibliotecas de sensores, redes, displays, servomotores, áudio e de seus kits educacionais suportados.</w:t>
      </w:r>
    </w:p>
    <w:p w:rsidR="00000000" w:rsidDel="00000000" w:rsidP="00000000" w:rsidRDefault="00000000" w:rsidRPr="00000000" w14:paraId="0000015E">
      <w:pPr>
        <w:ind w:firstLine="1133.8582677165355"/>
        <w:rPr/>
      </w:pPr>
      <w:r w:rsidDel="00000000" w:rsidR="00000000" w:rsidRPr="00000000">
        <w:rPr>
          <w:rtl w:val="0"/>
        </w:rPr>
      </w:r>
    </w:p>
    <w:p w:rsidR="00000000" w:rsidDel="00000000" w:rsidP="00000000" w:rsidRDefault="00000000" w:rsidRPr="00000000" w14:paraId="0000015F">
      <w:pPr>
        <w:ind w:firstLine="1133.8582677165355"/>
        <w:rPr/>
      </w:pPr>
      <w:r w:rsidDel="00000000" w:rsidR="00000000" w:rsidRPr="00000000">
        <w:rPr>
          <w:rtl w:val="0"/>
        </w:rPr>
      </w:r>
    </w:p>
    <w:p w:rsidR="00000000" w:rsidDel="00000000" w:rsidP="00000000" w:rsidRDefault="00000000" w:rsidRPr="00000000" w14:paraId="00000160">
      <w:pPr>
        <w:ind w:firstLine="1133.8582677165355"/>
        <w:rPr/>
      </w:pPr>
      <w:r w:rsidDel="00000000" w:rsidR="00000000" w:rsidRPr="00000000">
        <w:rPr>
          <w:rtl w:val="0"/>
        </w:rPr>
      </w:r>
    </w:p>
    <w:p w:rsidR="00000000" w:rsidDel="00000000" w:rsidP="00000000" w:rsidRDefault="00000000" w:rsidRPr="00000000" w14:paraId="00000161">
      <w:pPr>
        <w:ind w:firstLine="1133.8582677165355"/>
        <w:rPr/>
      </w:pPr>
      <w:r w:rsidDel="00000000" w:rsidR="00000000" w:rsidRPr="00000000">
        <w:rPr>
          <w:rtl w:val="0"/>
        </w:rPr>
      </w:r>
    </w:p>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7 – Interface do MicroBlocks</w:t>
      </w:r>
      <w:r w:rsidDel="00000000" w:rsidR="00000000" w:rsidRPr="00000000">
        <w:rPr>
          <w:rtl w:val="0"/>
        </w:rPr>
      </w:r>
    </w:p>
    <w:p w:rsidR="00000000" w:rsidDel="00000000" w:rsidP="00000000" w:rsidRDefault="00000000" w:rsidRPr="00000000" w14:paraId="00000164">
      <w:pPr>
        <w:spacing w:line="240" w:lineRule="auto"/>
        <w:ind w:left="0" w:firstLine="0"/>
        <w:jc w:val="center"/>
        <w:rPr/>
      </w:pPr>
      <w:r w:rsidDel="00000000" w:rsidR="00000000" w:rsidRPr="00000000">
        <w:rPr/>
        <w:drawing>
          <wp:inline distB="114300" distT="114300" distL="114300" distR="114300">
            <wp:extent cx="5106488" cy="3097654"/>
            <wp:effectExtent b="0" l="0" r="0" t="0"/>
            <wp:docPr id="1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106488" cy="3097654"/>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240" w:line="240" w:lineRule="auto"/>
        <w:ind w:firstLine="720"/>
        <w:jc w:val="left"/>
        <w:rPr/>
      </w:pPr>
      <w:r w:rsidDel="00000000" w:rsidR="00000000" w:rsidRPr="00000000">
        <w:rPr>
          <w:sz w:val="20"/>
          <w:szCs w:val="20"/>
          <w:rtl w:val="0"/>
        </w:rPr>
        <w:t xml:space="preserve">Fonte: Adaptado de Maloney, Mönig e Romagosa (2021)</w:t>
      </w:r>
      <w:r w:rsidDel="00000000" w:rsidR="00000000" w:rsidRPr="00000000">
        <w:rPr>
          <w:rtl w:val="0"/>
        </w:rPr>
      </w:r>
    </w:p>
    <w:p w:rsidR="00000000" w:rsidDel="00000000" w:rsidP="00000000" w:rsidRDefault="00000000" w:rsidRPr="00000000" w14:paraId="00000166">
      <w:pPr>
        <w:ind w:firstLine="1133.8582677165355"/>
        <w:rPr/>
      </w:pPr>
      <w:r w:rsidDel="00000000" w:rsidR="00000000" w:rsidRPr="00000000">
        <w:rPr>
          <w:rtl w:val="0"/>
        </w:rPr>
        <w:t xml:space="preserve">O código em MicroBlocks é executado por um </w:t>
      </w:r>
      <w:r w:rsidDel="00000000" w:rsidR="00000000" w:rsidRPr="00000000">
        <w:rPr>
          <w:rtl w:val="0"/>
        </w:rPr>
        <w:t xml:space="preserve">interpretador</w:t>
      </w:r>
      <w:r w:rsidDel="00000000" w:rsidR="00000000" w:rsidRPr="00000000">
        <w:rPr>
          <w:rtl w:val="0"/>
        </w:rPr>
        <w:t xml:space="preserve"> próprio. Sua máquina virtual foi projetada para microcontroladores de 32 bits com pelo menos 16 Kb de RAM e 64 Kb de memória </w:t>
      </w:r>
      <w:r w:rsidDel="00000000" w:rsidR="00000000" w:rsidRPr="00000000">
        <w:rPr>
          <w:i w:val="1"/>
          <w:rtl w:val="0"/>
        </w:rPr>
        <w:t xml:space="preserve">Flash</w:t>
      </w:r>
      <w:r w:rsidDel="00000000" w:rsidR="00000000" w:rsidRPr="00000000">
        <w:rPr>
          <w:rtl w:val="0"/>
        </w:rPr>
        <w:t xml:space="preserve">, é suportada pelas seguintes placas:</w:t>
      </w:r>
    </w:p>
    <w:p w:rsidR="00000000" w:rsidDel="00000000" w:rsidP="00000000" w:rsidRDefault="00000000" w:rsidRPr="00000000" w14:paraId="00000167">
      <w:pPr>
        <w:spacing w:before="0" w:line="240" w:lineRule="auto"/>
        <w:ind w:firstLine="0"/>
        <w:jc w:val="center"/>
        <w:rPr>
          <w:b w:val="1"/>
          <w:sz w:val="20"/>
          <w:szCs w:val="20"/>
        </w:rPr>
      </w:pPr>
      <w:r w:rsidDel="00000000" w:rsidR="00000000" w:rsidRPr="00000000">
        <w:rPr>
          <w:b w:val="1"/>
          <w:sz w:val="20"/>
          <w:szCs w:val="20"/>
          <w:rtl w:val="0"/>
        </w:rPr>
        <w:t xml:space="preserve">Quadro 2 – Placas suportadas pelo MicroBlocks </w:t>
      </w:r>
    </w:p>
    <w:tbl>
      <w:tblPr>
        <w:tblStyle w:val="Table4"/>
        <w:tblW w:w="57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5"/>
        <w:gridCol w:w="2895"/>
        <w:tblGridChange w:id="0">
          <w:tblGrid>
            <w:gridCol w:w="2895"/>
            <w:gridCol w:w="2895"/>
          </w:tblGrid>
        </w:tblGridChange>
      </w:tblGrid>
      <w:tr>
        <w:trPr>
          <w:cantSplit w:val="0"/>
          <w:trHeight w:val="345" w:hRule="atLeast"/>
          <w:tblHeader w:val="0"/>
        </w:trPr>
        <w:tc>
          <w:tcPr>
            <w:gridSpan w:val="2"/>
            <w:vAlign w:val="center"/>
          </w:tcPr>
          <w:p w:rsidR="00000000" w:rsidDel="00000000" w:rsidP="00000000" w:rsidRDefault="00000000" w:rsidRPr="00000000" w14:paraId="00000168">
            <w:pPr>
              <w:spacing w:before="0" w:line="240" w:lineRule="auto"/>
              <w:ind w:firstLine="0"/>
              <w:jc w:val="center"/>
              <w:rPr>
                <w:b w:val="1"/>
                <w:sz w:val="20"/>
                <w:szCs w:val="20"/>
              </w:rPr>
            </w:pPr>
            <w:r w:rsidDel="00000000" w:rsidR="00000000" w:rsidRPr="00000000">
              <w:rPr>
                <w:b w:val="1"/>
                <w:sz w:val="20"/>
                <w:szCs w:val="20"/>
                <w:rtl w:val="0"/>
              </w:rPr>
              <w:t xml:space="preserve">Placas suportadas</w:t>
            </w:r>
          </w:p>
        </w:tc>
      </w:tr>
      <w:tr>
        <w:trPr>
          <w:cantSplit w:val="0"/>
          <w:trHeight w:val="345" w:hRule="atLeast"/>
          <w:tblHeader w:val="0"/>
        </w:trPr>
        <w:tc>
          <w:tcPr>
            <w:vAlign w:val="center"/>
          </w:tcPr>
          <w:p w:rsidR="00000000" w:rsidDel="00000000" w:rsidP="00000000" w:rsidRDefault="00000000" w:rsidRPr="00000000" w14:paraId="0000016A">
            <w:pPr>
              <w:spacing w:before="0" w:line="240" w:lineRule="auto"/>
              <w:ind w:firstLine="0"/>
              <w:jc w:val="center"/>
              <w:rPr>
                <w:sz w:val="20"/>
                <w:szCs w:val="20"/>
              </w:rPr>
            </w:pPr>
            <w:r w:rsidDel="00000000" w:rsidR="00000000" w:rsidRPr="00000000">
              <w:rPr>
                <w:sz w:val="20"/>
                <w:szCs w:val="20"/>
                <w:rtl w:val="0"/>
              </w:rPr>
              <w:t xml:space="preserve">BBC micro:bit</w:t>
            </w:r>
            <w:r w:rsidDel="00000000" w:rsidR="00000000" w:rsidRPr="00000000">
              <w:rPr>
                <w:rtl w:val="0"/>
              </w:rPr>
            </w:r>
          </w:p>
        </w:tc>
        <w:tc>
          <w:tcPr>
            <w:vAlign w:val="center"/>
          </w:tcPr>
          <w:p w:rsidR="00000000" w:rsidDel="00000000" w:rsidP="00000000" w:rsidRDefault="00000000" w:rsidRPr="00000000" w14:paraId="0000016B">
            <w:pPr>
              <w:spacing w:before="0" w:line="240" w:lineRule="auto"/>
              <w:ind w:firstLine="0"/>
              <w:jc w:val="center"/>
              <w:rPr>
                <w:sz w:val="20"/>
                <w:szCs w:val="20"/>
              </w:rPr>
            </w:pPr>
            <w:r w:rsidDel="00000000" w:rsidR="00000000" w:rsidRPr="00000000">
              <w:rPr>
                <w:sz w:val="20"/>
                <w:szCs w:val="20"/>
                <w:rtl w:val="0"/>
              </w:rPr>
              <w:t xml:space="preserve">Citilab's ED1 (ESP32)</w:t>
            </w:r>
          </w:p>
        </w:tc>
      </w:tr>
      <w:tr>
        <w:trPr>
          <w:cantSplit w:val="0"/>
          <w:trHeight w:val="345" w:hRule="atLeast"/>
          <w:tblHeader w:val="0"/>
        </w:trPr>
        <w:tc>
          <w:tcPr>
            <w:vAlign w:val="center"/>
          </w:tcPr>
          <w:p w:rsidR="00000000" w:rsidDel="00000000" w:rsidP="00000000" w:rsidRDefault="00000000" w:rsidRPr="00000000" w14:paraId="0000016C">
            <w:pPr>
              <w:spacing w:before="0" w:line="240" w:lineRule="auto"/>
              <w:ind w:firstLine="0"/>
              <w:jc w:val="center"/>
              <w:rPr>
                <w:sz w:val="20"/>
                <w:szCs w:val="20"/>
              </w:rPr>
            </w:pPr>
            <w:r w:rsidDel="00000000" w:rsidR="00000000" w:rsidRPr="00000000">
              <w:rPr>
                <w:sz w:val="20"/>
                <w:szCs w:val="20"/>
                <w:rtl w:val="0"/>
              </w:rPr>
              <w:t xml:space="preserve">Calliope mini</w:t>
            </w:r>
          </w:p>
        </w:tc>
        <w:tc>
          <w:tcPr>
            <w:vAlign w:val="center"/>
          </w:tcPr>
          <w:p w:rsidR="00000000" w:rsidDel="00000000" w:rsidP="00000000" w:rsidRDefault="00000000" w:rsidRPr="00000000" w14:paraId="0000016D">
            <w:pPr>
              <w:spacing w:before="0" w:line="240" w:lineRule="auto"/>
              <w:ind w:firstLine="0"/>
              <w:jc w:val="center"/>
              <w:rPr>
                <w:sz w:val="20"/>
                <w:szCs w:val="20"/>
              </w:rPr>
            </w:pPr>
            <w:r w:rsidDel="00000000" w:rsidR="00000000" w:rsidRPr="00000000">
              <w:rPr>
                <w:sz w:val="20"/>
                <w:szCs w:val="20"/>
                <w:rtl w:val="0"/>
              </w:rPr>
              <w:t xml:space="preserve">Arduino Due (Parcialmente)</w:t>
            </w:r>
          </w:p>
        </w:tc>
      </w:tr>
      <w:tr>
        <w:trPr>
          <w:cantSplit w:val="0"/>
          <w:trHeight w:val="345" w:hRule="atLeast"/>
          <w:tblHeader w:val="0"/>
        </w:trPr>
        <w:tc>
          <w:tcPr>
            <w:vAlign w:val="center"/>
          </w:tcPr>
          <w:p w:rsidR="00000000" w:rsidDel="00000000" w:rsidP="00000000" w:rsidRDefault="00000000" w:rsidRPr="00000000" w14:paraId="0000016E">
            <w:pPr>
              <w:spacing w:before="0" w:line="240" w:lineRule="auto"/>
              <w:ind w:firstLine="0"/>
              <w:jc w:val="center"/>
              <w:rPr>
                <w:sz w:val="20"/>
                <w:szCs w:val="20"/>
              </w:rPr>
            </w:pPr>
            <w:r w:rsidDel="00000000" w:rsidR="00000000" w:rsidRPr="00000000">
              <w:rPr>
                <w:sz w:val="20"/>
                <w:szCs w:val="20"/>
                <w:rtl w:val="0"/>
              </w:rPr>
              <w:t xml:space="preserve">AdaFruit Express</w:t>
            </w:r>
          </w:p>
        </w:tc>
        <w:tc>
          <w:tcPr>
            <w:vAlign w:val="center"/>
          </w:tcPr>
          <w:p w:rsidR="00000000" w:rsidDel="00000000" w:rsidP="00000000" w:rsidRDefault="00000000" w:rsidRPr="00000000" w14:paraId="0000016F">
            <w:pPr>
              <w:spacing w:before="0" w:line="240" w:lineRule="auto"/>
              <w:ind w:firstLine="0"/>
              <w:jc w:val="center"/>
              <w:rPr>
                <w:sz w:val="20"/>
                <w:szCs w:val="20"/>
              </w:rPr>
            </w:pPr>
            <w:r w:rsidDel="00000000" w:rsidR="00000000" w:rsidRPr="00000000">
              <w:rPr>
                <w:sz w:val="20"/>
                <w:szCs w:val="20"/>
                <w:rtl w:val="0"/>
              </w:rPr>
              <w:t xml:space="preserve">Arduino Zero (Parcialmente)</w:t>
            </w:r>
          </w:p>
        </w:tc>
      </w:tr>
      <w:tr>
        <w:trPr>
          <w:cantSplit w:val="0"/>
          <w:trHeight w:val="345" w:hRule="atLeast"/>
          <w:tblHeader w:val="0"/>
        </w:trPr>
        <w:tc>
          <w:tcPr>
            <w:vAlign w:val="center"/>
          </w:tcPr>
          <w:p w:rsidR="00000000" w:rsidDel="00000000" w:rsidP="00000000" w:rsidRDefault="00000000" w:rsidRPr="00000000" w14:paraId="00000170">
            <w:pPr>
              <w:spacing w:before="0" w:line="240" w:lineRule="auto"/>
              <w:ind w:firstLine="0"/>
              <w:jc w:val="center"/>
              <w:rPr>
                <w:sz w:val="20"/>
                <w:szCs w:val="20"/>
              </w:rPr>
            </w:pPr>
            <w:r w:rsidDel="00000000" w:rsidR="00000000" w:rsidRPr="00000000">
              <w:rPr>
                <w:sz w:val="20"/>
                <w:szCs w:val="20"/>
                <w:rtl w:val="0"/>
              </w:rPr>
              <w:t xml:space="preserve">AdaFruit Bluefruit</w:t>
            </w:r>
          </w:p>
        </w:tc>
        <w:tc>
          <w:tcPr>
            <w:vAlign w:val="center"/>
          </w:tcPr>
          <w:p w:rsidR="00000000" w:rsidDel="00000000" w:rsidP="00000000" w:rsidRDefault="00000000" w:rsidRPr="00000000" w14:paraId="00000171">
            <w:pPr>
              <w:spacing w:before="0" w:line="240" w:lineRule="auto"/>
              <w:ind w:firstLine="0"/>
              <w:jc w:val="center"/>
              <w:rPr>
                <w:sz w:val="20"/>
                <w:szCs w:val="20"/>
              </w:rPr>
            </w:pPr>
            <w:r w:rsidDel="00000000" w:rsidR="00000000" w:rsidRPr="00000000">
              <w:rPr>
                <w:sz w:val="20"/>
                <w:szCs w:val="20"/>
                <w:rtl w:val="0"/>
              </w:rPr>
              <w:t xml:space="preserve">M5Atom Matrix</w:t>
            </w:r>
          </w:p>
        </w:tc>
      </w:tr>
      <w:tr>
        <w:trPr>
          <w:cantSplit w:val="0"/>
          <w:trHeight w:val="345" w:hRule="atLeast"/>
          <w:tblHeader w:val="0"/>
        </w:trPr>
        <w:tc>
          <w:tcPr>
            <w:vAlign w:val="center"/>
          </w:tcPr>
          <w:p w:rsidR="00000000" w:rsidDel="00000000" w:rsidP="00000000" w:rsidRDefault="00000000" w:rsidRPr="00000000" w14:paraId="00000172">
            <w:pPr>
              <w:spacing w:before="0" w:line="240" w:lineRule="auto"/>
              <w:ind w:firstLine="0"/>
              <w:jc w:val="center"/>
              <w:rPr>
                <w:sz w:val="20"/>
                <w:szCs w:val="20"/>
              </w:rPr>
            </w:pPr>
            <w:r w:rsidDel="00000000" w:rsidR="00000000" w:rsidRPr="00000000">
              <w:rPr>
                <w:sz w:val="20"/>
                <w:szCs w:val="20"/>
                <w:rtl w:val="0"/>
              </w:rPr>
              <w:t xml:space="preserve">AdaFruit Clue</w:t>
            </w:r>
          </w:p>
        </w:tc>
        <w:tc>
          <w:tcPr>
            <w:vAlign w:val="center"/>
          </w:tcPr>
          <w:p w:rsidR="00000000" w:rsidDel="00000000" w:rsidP="00000000" w:rsidRDefault="00000000" w:rsidRPr="00000000" w14:paraId="00000173">
            <w:pPr>
              <w:spacing w:before="0" w:line="240" w:lineRule="auto"/>
              <w:ind w:firstLine="0"/>
              <w:jc w:val="center"/>
              <w:rPr>
                <w:sz w:val="20"/>
                <w:szCs w:val="20"/>
              </w:rPr>
            </w:pPr>
            <w:r w:rsidDel="00000000" w:rsidR="00000000" w:rsidRPr="00000000">
              <w:rPr>
                <w:sz w:val="20"/>
                <w:szCs w:val="20"/>
                <w:rtl w:val="0"/>
              </w:rPr>
              <w:t xml:space="preserve">NodeMCU</w:t>
            </w:r>
          </w:p>
        </w:tc>
      </w:tr>
      <w:tr>
        <w:trPr>
          <w:cantSplit w:val="0"/>
          <w:trHeight w:val="345" w:hRule="atLeast"/>
          <w:tblHeader w:val="0"/>
        </w:trPr>
        <w:tc>
          <w:tcPr>
            <w:vAlign w:val="center"/>
          </w:tcPr>
          <w:p w:rsidR="00000000" w:rsidDel="00000000" w:rsidP="00000000" w:rsidRDefault="00000000" w:rsidRPr="00000000" w14:paraId="00000174">
            <w:pPr>
              <w:spacing w:before="0" w:line="240" w:lineRule="auto"/>
              <w:ind w:firstLine="0"/>
              <w:jc w:val="center"/>
              <w:rPr>
                <w:sz w:val="20"/>
                <w:szCs w:val="20"/>
              </w:rPr>
            </w:pPr>
            <w:r w:rsidDel="00000000" w:rsidR="00000000" w:rsidRPr="00000000">
              <w:rPr>
                <w:sz w:val="20"/>
                <w:szCs w:val="20"/>
                <w:rtl w:val="0"/>
              </w:rPr>
              <w:t xml:space="preserve">ESP32</w:t>
            </w:r>
          </w:p>
        </w:tc>
        <w:tc>
          <w:tcPr>
            <w:vAlign w:val="center"/>
          </w:tcPr>
          <w:p w:rsidR="00000000" w:rsidDel="00000000" w:rsidP="00000000" w:rsidRDefault="00000000" w:rsidRPr="00000000" w14:paraId="00000175">
            <w:pPr>
              <w:spacing w:before="0" w:line="240" w:lineRule="auto"/>
              <w:ind w:firstLine="0"/>
              <w:jc w:val="center"/>
              <w:rPr>
                <w:sz w:val="20"/>
                <w:szCs w:val="20"/>
              </w:rPr>
            </w:pPr>
            <w:r w:rsidDel="00000000" w:rsidR="00000000" w:rsidRPr="00000000">
              <w:rPr>
                <w:sz w:val="20"/>
                <w:szCs w:val="20"/>
                <w:rtl w:val="0"/>
              </w:rPr>
              <w:t xml:space="preserve">Raspberry Pi Pico (RP2040)</w:t>
            </w:r>
          </w:p>
        </w:tc>
      </w:tr>
    </w:tbl>
    <w:p w:rsidR="00000000" w:rsidDel="00000000" w:rsidP="00000000" w:rsidRDefault="00000000" w:rsidRPr="00000000" w14:paraId="00000176">
      <w:pPr>
        <w:spacing w:after="240" w:line="240" w:lineRule="auto"/>
        <w:ind w:firstLine="720"/>
        <w:jc w:val="left"/>
        <w:rPr/>
      </w:pPr>
      <w:r w:rsidDel="00000000" w:rsidR="00000000" w:rsidRPr="00000000">
        <w:rPr>
          <w:sz w:val="20"/>
          <w:szCs w:val="20"/>
          <w:rtl w:val="0"/>
        </w:rPr>
        <w:t xml:space="preserve">Fonte: Adaptado de Maloney, Mönig e Romagosa (2021)</w:t>
      </w:r>
      <w:r w:rsidDel="00000000" w:rsidR="00000000" w:rsidRPr="00000000">
        <w:rPr>
          <w:rtl w:val="0"/>
        </w:rPr>
      </w:r>
    </w:p>
    <w:p w:rsidR="00000000" w:rsidDel="00000000" w:rsidP="00000000" w:rsidRDefault="00000000" w:rsidRPr="00000000" w14:paraId="00000177">
      <w:pPr>
        <w:ind w:firstLine="1133.8582677165355"/>
        <w:rPr/>
      </w:pPr>
      <w:r w:rsidDel="00000000" w:rsidR="00000000" w:rsidRPr="00000000">
        <w:rPr>
          <w:rtl w:val="0"/>
        </w:rPr>
        <w:t xml:space="preserve">O código em MicroBlocks é executado diretamente no microcontrolador, devido ao seu interpretador. À medida que se programa, o código é interpretado, baixado e armazenado de forma incremental na memória flash, caso o microcontrolador seja desconectado do ambiente de programação, o código estará salvo e será possível executar o programa diretamente na placa. Possibilitando que os projetos sejam utilizados em baterias e ao ar livre, garantindo portabilidade e autonomia.</w:t>
      </w:r>
    </w:p>
    <w:p w:rsidR="00000000" w:rsidDel="00000000" w:rsidP="00000000" w:rsidRDefault="00000000" w:rsidRPr="00000000" w14:paraId="00000178">
      <w:pPr>
        <w:ind w:firstLine="1133.8582677165355"/>
        <w:rPr/>
      </w:pPr>
      <w:r w:rsidDel="00000000" w:rsidR="00000000" w:rsidRPr="00000000">
        <w:rPr>
          <w:rtl w:val="0"/>
        </w:rPr>
        <w:t xml:space="preserve">Pode-se destacar estas características importantes presentes na plataforma:</w:t>
      </w:r>
    </w:p>
    <w:p w:rsidR="00000000" w:rsidDel="00000000" w:rsidP="00000000" w:rsidRDefault="00000000" w:rsidRPr="00000000" w14:paraId="00000179">
      <w:pPr>
        <w:numPr>
          <w:ilvl w:val="0"/>
          <w:numId w:val="4"/>
        </w:numPr>
        <w:spacing w:after="0" w:afterAutospacing="0"/>
        <w:ind w:left="720" w:hanging="360"/>
      </w:pPr>
      <w:bookmarkStart w:colFirst="0" w:colLast="0" w:name="_heading=h.t2u0sk5mlpt2" w:id="13"/>
      <w:bookmarkEnd w:id="13"/>
      <w:r w:rsidDel="00000000" w:rsidR="00000000" w:rsidRPr="00000000">
        <w:rPr>
          <w:i w:val="1"/>
          <w:rtl w:val="0"/>
        </w:rPr>
        <w:t xml:space="preserve">Feedback</w:t>
      </w:r>
      <w:r w:rsidDel="00000000" w:rsidR="00000000" w:rsidRPr="00000000">
        <w:rPr>
          <w:rtl w:val="0"/>
        </w:rPr>
        <w:t xml:space="preserve"> imediato</w:t>
      </w:r>
      <w:r w:rsidDel="00000000" w:rsidR="00000000" w:rsidRPr="00000000">
        <w:rPr>
          <w:rtl w:val="0"/>
        </w:rPr>
        <w:t xml:space="preserve">: É possível executar um bloco individualmente com apenas um clique, receber valores de sensores em tempo real e plotar na ferramenta gráfica.</w:t>
      </w:r>
    </w:p>
    <w:p w:rsidR="00000000" w:rsidDel="00000000" w:rsidP="00000000" w:rsidRDefault="00000000" w:rsidRPr="00000000" w14:paraId="0000017A">
      <w:pPr>
        <w:numPr>
          <w:ilvl w:val="0"/>
          <w:numId w:val="4"/>
        </w:numPr>
        <w:spacing w:after="0" w:afterAutospacing="0" w:before="0" w:beforeAutospacing="0"/>
        <w:ind w:left="720" w:hanging="360"/>
      </w:pPr>
      <w:bookmarkStart w:colFirst="0" w:colLast="0" w:name="_heading=h.6zdm4t793rpc" w:id="37"/>
      <w:bookmarkEnd w:id="37"/>
      <w:r w:rsidDel="00000000" w:rsidR="00000000" w:rsidRPr="00000000">
        <w:rPr>
          <w:rtl w:val="0"/>
        </w:rPr>
        <w:t xml:space="preserve">Leitura do microcontrolador: Ao conectar novamente uma placa com scripts de MicroBlocks armazenados, fará com que os blocos utilizados reapareçam da mesma maneira que foram programados.</w:t>
      </w:r>
    </w:p>
    <w:p w:rsidR="00000000" w:rsidDel="00000000" w:rsidP="00000000" w:rsidRDefault="00000000" w:rsidRPr="00000000" w14:paraId="0000017B">
      <w:pPr>
        <w:numPr>
          <w:ilvl w:val="0"/>
          <w:numId w:val="4"/>
        </w:numPr>
        <w:spacing w:before="0" w:beforeAutospacing="0"/>
        <w:ind w:left="720" w:hanging="360"/>
      </w:pPr>
      <w:bookmarkStart w:colFirst="0" w:colLast="0" w:name="_heading=h.mjh7lst27wbb" w:id="14"/>
      <w:bookmarkEnd w:id="14"/>
      <w:r w:rsidDel="00000000" w:rsidR="00000000" w:rsidRPr="00000000">
        <w:rPr>
          <w:rtl w:val="0"/>
        </w:rPr>
        <w:t xml:space="preserve">Paralelismo: MicroBlocks permite escrever scripts separados para cada tarefa e executá-los simultaneamente.</w:t>
      </w:r>
    </w:p>
    <w:p w:rsidR="00000000" w:rsidDel="00000000" w:rsidP="00000000" w:rsidRDefault="00000000" w:rsidRPr="00000000" w14:paraId="0000017C">
      <w:pPr>
        <w:ind w:firstLine="1133.8582677165355"/>
        <w:rPr/>
      </w:pPr>
      <w:r w:rsidDel="00000000" w:rsidR="00000000" w:rsidRPr="00000000">
        <w:rPr>
          <w:rtl w:val="0"/>
        </w:rPr>
        <w:t xml:space="preserve">O paralelismo acontece devido ao agendamento de tarefas, a  máquina virtual executa algumas instruções do código e alterna em pontos pré-definidos para outro bloco de instruções, causando a impressão de estarem sendo executados paralelamente. Estes pontos pré-definidos encontram-se geralmente no final de um loop ou em uma instrução de espera (MALONEY; MÖNIG ;ROMAGOSA, 2021). </w:t>
      </w:r>
      <w:r w:rsidDel="00000000" w:rsidR="00000000" w:rsidRPr="00000000">
        <w:rPr>
          <w:rtl w:val="0"/>
        </w:rPr>
      </w:r>
    </w:p>
    <w:p w:rsidR="00000000" w:rsidDel="00000000" w:rsidP="00000000" w:rsidRDefault="00000000" w:rsidRPr="00000000" w14:paraId="0000017D">
      <w:pPr>
        <w:pStyle w:val="Heading2"/>
        <w:numPr>
          <w:ilvl w:val="1"/>
          <w:numId w:val="1"/>
        </w:numPr>
        <w:ind w:left="576" w:hanging="576"/>
      </w:pPr>
      <w:bookmarkStart w:colFirst="0" w:colLast="0" w:name="_heading=h.fn5l21o432fb" w:id="38"/>
      <w:bookmarkEnd w:id="38"/>
      <w:r w:rsidDel="00000000" w:rsidR="00000000" w:rsidRPr="00000000">
        <w:rPr>
          <w:rtl w:val="0"/>
        </w:rPr>
        <w:t xml:space="preserve">BIPES</w:t>
      </w:r>
    </w:p>
    <w:p w:rsidR="00000000" w:rsidDel="00000000" w:rsidP="00000000" w:rsidRDefault="00000000" w:rsidRPr="00000000" w14:paraId="0000017E">
      <w:pPr>
        <w:ind w:firstLine="1133.8582677165355"/>
        <w:rPr/>
      </w:pPr>
      <w:r w:rsidDel="00000000" w:rsidR="00000000" w:rsidRPr="00000000">
        <w:rPr>
          <w:rtl w:val="0"/>
        </w:rPr>
        <w:t xml:space="preserve">História</w:t>
      </w:r>
    </w:p>
    <w:p w:rsidR="00000000" w:rsidDel="00000000" w:rsidP="00000000" w:rsidRDefault="00000000" w:rsidRPr="00000000" w14:paraId="0000017F">
      <w:pPr>
        <w:ind w:firstLine="1133.8582677165355"/>
        <w:rPr/>
      </w:pPr>
      <w:r w:rsidDel="00000000" w:rsidR="00000000" w:rsidRPr="00000000">
        <w:rPr>
          <w:rtl w:val="0"/>
        </w:rPr>
        <w:t xml:space="preserve">Objetivo</w:t>
      </w:r>
    </w:p>
    <w:p w:rsidR="00000000" w:rsidDel="00000000" w:rsidP="00000000" w:rsidRDefault="00000000" w:rsidRPr="00000000" w14:paraId="00000180">
      <w:pPr>
        <w:ind w:firstLine="1133.8582677165355"/>
        <w:rPr/>
      </w:pPr>
      <w:r w:rsidDel="00000000" w:rsidR="00000000" w:rsidRPr="00000000">
        <w:rPr>
          <w:rtl w:val="0"/>
        </w:rPr>
        <w:t xml:space="preserve">Funcionamento</w:t>
      </w:r>
    </w:p>
    <w:p w:rsidR="00000000" w:rsidDel="00000000" w:rsidP="00000000" w:rsidRDefault="00000000" w:rsidRPr="00000000" w14:paraId="00000181">
      <w:pPr>
        <w:pStyle w:val="Heading2"/>
        <w:numPr>
          <w:ilvl w:val="1"/>
          <w:numId w:val="1"/>
        </w:numPr>
        <w:rPr>
          <w:b w:val="1"/>
        </w:rPr>
      </w:pPr>
      <w:bookmarkStart w:colFirst="0" w:colLast="0" w:name="_heading=h.3g0qhdqkm37c" w:id="39"/>
      <w:bookmarkEnd w:id="39"/>
      <w:r w:rsidDel="00000000" w:rsidR="00000000" w:rsidRPr="00000000">
        <w:rPr>
          <w:rtl w:val="0"/>
        </w:rPr>
        <w:t xml:space="preserve">Carrinho</w:t>
      </w:r>
    </w:p>
    <w:p w:rsidR="00000000" w:rsidDel="00000000" w:rsidP="00000000" w:rsidRDefault="00000000" w:rsidRPr="00000000" w14:paraId="00000182">
      <w:pPr>
        <w:ind w:left="0" w:firstLine="1133.8582677165355"/>
        <w:rPr/>
      </w:pPr>
      <w:r w:rsidDel="00000000" w:rsidR="00000000" w:rsidRPr="00000000">
        <w:rPr>
          <w:rtl w:val="0"/>
        </w:rPr>
        <w:t xml:space="preserve">Funcionamento</w:t>
      </w:r>
    </w:p>
    <w:p w:rsidR="00000000" w:rsidDel="00000000" w:rsidP="00000000" w:rsidRDefault="00000000" w:rsidRPr="00000000" w14:paraId="00000183">
      <w:pPr>
        <w:ind w:left="0" w:firstLine="1133.8582677165355"/>
        <w:rPr/>
      </w:pPr>
      <w:r w:rsidDel="00000000" w:rsidR="00000000" w:rsidRPr="00000000">
        <w:rPr>
          <w:rtl w:val="0"/>
        </w:rPr>
        <w:t xml:space="preserve">Construção</w:t>
      </w:r>
    </w:p>
    <w:p w:rsidR="00000000" w:rsidDel="00000000" w:rsidP="00000000" w:rsidRDefault="00000000" w:rsidRPr="00000000" w14:paraId="00000184">
      <w:pPr>
        <w:pStyle w:val="Heading2"/>
        <w:numPr>
          <w:ilvl w:val="1"/>
          <w:numId w:val="1"/>
        </w:numPr>
        <w:ind w:left="576" w:hanging="576"/>
      </w:pPr>
      <w:bookmarkStart w:colFirst="0" w:colLast="0" w:name="_heading=h.7ctc7mxazpet" w:id="40"/>
      <w:bookmarkEnd w:id="40"/>
      <w:r w:rsidDel="00000000" w:rsidR="00000000" w:rsidRPr="00000000">
        <w:rPr>
          <w:rtl w:val="0"/>
        </w:rPr>
        <w:t xml:space="preserve">Resumo</w:t>
      </w:r>
    </w:p>
    <w:p w:rsidR="00000000" w:rsidDel="00000000" w:rsidP="00000000" w:rsidRDefault="00000000" w:rsidRPr="00000000" w14:paraId="00000185">
      <w:pPr>
        <w:ind w:firstLine="1133.8582677165355"/>
        <w:rPr/>
      </w:pPr>
      <w:r w:rsidDel="00000000" w:rsidR="00000000" w:rsidRPr="00000000">
        <w:rPr>
          <w:rtl w:val="0"/>
        </w:rPr>
        <w:t xml:space="preserve">O que foi usado no carrinho</w:t>
      </w:r>
    </w:p>
    <w:p w:rsidR="00000000" w:rsidDel="00000000" w:rsidP="00000000" w:rsidRDefault="00000000" w:rsidRPr="00000000" w14:paraId="00000186">
      <w:pPr>
        <w:ind w:firstLine="1133.8582677165355"/>
        <w:rPr/>
      </w:pPr>
      <w:r w:rsidDel="00000000" w:rsidR="00000000" w:rsidRPr="00000000">
        <w:rPr>
          <w:rtl w:val="0"/>
        </w:rPr>
      </w:r>
    </w:p>
    <w:p w:rsidR="00000000" w:rsidDel="00000000" w:rsidP="00000000" w:rsidRDefault="00000000" w:rsidRPr="00000000" w14:paraId="00000187">
      <w:pPr>
        <w:ind w:left="0" w:firstLine="1133.8582677165355"/>
        <w:rPr/>
      </w:pPr>
      <w:r w:rsidDel="00000000" w:rsidR="00000000" w:rsidRPr="00000000">
        <w:rPr>
          <w:rtl w:val="0"/>
        </w:rPr>
      </w:r>
    </w:p>
    <w:p w:rsidR="00000000" w:rsidDel="00000000" w:rsidP="00000000" w:rsidRDefault="00000000" w:rsidRPr="00000000" w14:paraId="00000188">
      <w:pPr>
        <w:ind w:left="576" w:firstLine="0"/>
        <w:rPr/>
      </w:pPr>
      <w:r w:rsidDel="00000000" w:rsidR="00000000" w:rsidRPr="00000000">
        <w:rPr>
          <w:rtl w:val="0"/>
        </w:rPr>
      </w:r>
    </w:p>
    <w:p w:rsidR="00000000" w:rsidDel="00000000" w:rsidP="00000000" w:rsidRDefault="00000000" w:rsidRPr="00000000" w14:paraId="00000189">
      <w:pPr>
        <w:ind w:left="576" w:firstLine="0"/>
        <w:rPr/>
      </w:pPr>
      <w:r w:rsidDel="00000000" w:rsidR="00000000" w:rsidRPr="00000000">
        <w:rPr>
          <w:rtl w:val="0"/>
        </w:rPr>
      </w:r>
    </w:p>
    <w:p w:rsidR="00000000" w:rsidDel="00000000" w:rsidP="00000000" w:rsidRDefault="00000000" w:rsidRPr="00000000" w14:paraId="0000018A">
      <w:pPr>
        <w:ind w:left="576" w:firstLine="0"/>
        <w:rPr/>
      </w:pPr>
      <w:r w:rsidDel="00000000" w:rsidR="00000000" w:rsidRPr="00000000">
        <w:rPr>
          <w:rtl w:val="0"/>
        </w:rPr>
      </w:r>
    </w:p>
    <w:p w:rsidR="00000000" w:rsidDel="00000000" w:rsidP="00000000" w:rsidRDefault="00000000" w:rsidRPr="00000000" w14:paraId="0000018B">
      <w:pPr>
        <w:ind w:left="576" w:firstLine="0"/>
        <w:rPr/>
      </w:pPr>
      <w:r w:rsidDel="00000000" w:rsidR="00000000" w:rsidRPr="00000000">
        <w:rPr>
          <w:rtl w:val="0"/>
        </w:rPr>
      </w:r>
    </w:p>
    <w:p w:rsidR="00000000" w:rsidDel="00000000" w:rsidP="00000000" w:rsidRDefault="00000000" w:rsidRPr="00000000" w14:paraId="0000018C">
      <w:pPr>
        <w:ind w:left="576" w:firstLine="0"/>
        <w:rPr/>
      </w:pPr>
      <w:r w:rsidDel="00000000" w:rsidR="00000000" w:rsidRPr="00000000">
        <w:rPr>
          <w:rtl w:val="0"/>
        </w:rPr>
      </w:r>
    </w:p>
    <w:p w:rsidR="00000000" w:rsidDel="00000000" w:rsidP="00000000" w:rsidRDefault="00000000" w:rsidRPr="00000000" w14:paraId="0000018D">
      <w:pPr>
        <w:ind w:left="576" w:firstLine="0"/>
        <w:rPr/>
      </w:pPr>
      <w:r w:rsidDel="00000000" w:rsidR="00000000" w:rsidRPr="00000000">
        <w:rPr>
          <w:rtl w:val="0"/>
        </w:rPr>
      </w:r>
    </w:p>
    <w:p w:rsidR="00000000" w:rsidDel="00000000" w:rsidP="00000000" w:rsidRDefault="00000000" w:rsidRPr="00000000" w14:paraId="0000018E">
      <w:pPr>
        <w:ind w:left="576" w:firstLine="0"/>
        <w:rPr/>
      </w:pPr>
      <w:r w:rsidDel="00000000" w:rsidR="00000000" w:rsidRPr="00000000">
        <w:rPr>
          <w:rtl w:val="0"/>
        </w:rPr>
      </w:r>
    </w:p>
    <w:p w:rsidR="00000000" w:rsidDel="00000000" w:rsidP="00000000" w:rsidRDefault="00000000" w:rsidRPr="00000000" w14:paraId="0000018F">
      <w:pPr>
        <w:ind w:left="576" w:firstLine="0"/>
        <w:rPr/>
      </w:pPr>
      <w:r w:rsidDel="00000000" w:rsidR="00000000" w:rsidRPr="00000000">
        <w:rPr>
          <w:rtl w:val="0"/>
        </w:rPr>
      </w:r>
    </w:p>
    <w:p w:rsidR="00000000" w:rsidDel="00000000" w:rsidP="00000000" w:rsidRDefault="00000000" w:rsidRPr="00000000" w14:paraId="00000190">
      <w:pPr>
        <w:ind w:left="576" w:firstLine="0"/>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As citações diretas com menos de três linhas “devem estar entre aspas e devem mostrar entre parênteses o ano e a página da obra consultada.” (AUTOR, ano, página). Já as citações com mais de três linhas devem ser recuadas da margem esquerda em 4</w:t>
      </w:r>
      <w:sdt>
        <w:sdtPr>
          <w:tag w:val="goog_rdk_5"/>
        </w:sdtPr>
        <w:sdtContent>
          <w:ins w:author="Cláudia Silveira" w:id="0" w:date="2021-06-03T18:27:00Z">
            <w:r w:rsidDel="00000000" w:rsidR="00000000" w:rsidRPr="00000000">
              <w:rPr>
                <w:rtl w:val="0"/>
              </w:rPr>
              <w:t xml:space="preserve"> </w:t>
            </w:r>
          </w:ins>
        </w:sdtContent>
      </w:sdt>
      <w:r w:rsidDel="00000000" w:rsidR="00000000" w:rsidRPr="00000000">
        <w:rPr>
          <w:rtl w:val="0"/>
        </w:rPr>
        <w:t xml:space="preserve">cm, tamanho da fonte 10, espaçamento simples e texto sem aspas (ABNT, 2002, p.</w:t>
      </w:r>
      <w:sdt>
        <w:sdtPr>
          <w:tag w:val="goog_rdk_6"/>
        </w:sdtPr>
        <w:sdtContent>
          <w:ins w:author="Cláudia Silveira" w:id="1" w:date="2021-06-03T18:27:00Z">
            <w:r w:rsidDel="00000000" w:rsidR="00000000" w:rsidRPr="00000000">
              <w:rPr>
                <w:rtl w:val="0"/>
              </w:rPr>
              <w:t xml:space="preserve"> </w:t>
            </w:r>
          </w:ins>
        </w:sdtContent>
      </w:sdt>
      <w:r w:rsidDel="00000000" w:rsidR="00000000" w:rsidRPr="00000000">
        <w:rPr>
          <w:rtl w:val="0"/>
        </w:rPr>
        <w:t xml:space="preserve">2).</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267.7165354330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Texto texto texto texto texto texto texto texto. Texto texto texto texto texto texto. Texto texto texto texto texto texto texto texto texto. Texto texto texto texto texto texto Texto texto texto texto texto texto. Texto texto texto texto texto texto. (AUTOR, ano, página).</w:t>
      </w:r>
    </w:p>
    <w:p w:rsidR="00000000" w:rsidDel="00000000" w:rsidP="00000000" w:rsidRDefault="00000000" w:rsidRPr="00000000" w14:paraId="00000193">
      <w:pPr>
        <w:pStyle w:val="Heading3"/>
        <w:numPr>
          <w:ilvl w:val="2"/>
          <w:numId w:val="1"/>
        </w:numPr>
        <w:ind w:left="720" w:hanging="720"/>
        <w:rPr/>
      </w:pPr>
      <w:bookmarkStart w:colFirst="0" w:colLast="0" w:name="_heading=h.lnxbz9" w:id="41"/>
      <w:bookmarkEnd w:id="41"/>
      <w:r w:rsidDel="00000000" w:rsidR="00000000" w:rsidRPr="00000000">
        <w:rPr>
          <w:rtl w:val="0"/>
        </w:rPr>
        <w:t xml:space="preserve">Subtítulo Terciário</w:t>
      </w:r>
    </w:p>
    <w:p w:rsidR="00000000" w:rsidDel="00000000" w:rsidP="00000000" w:rsidRDefault="00000000" w:rsidRPr="00000000" w14:paraId="00000194">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95">
      <w:pPr>
        <w:pStyle w:val="Heading4"/>
        <w:numPr>
          <w:ilvl w:val="3"/>
          <w:numId w:val="1"/>
        </w:numPr>
        <w:ind w:left="864" w:hanging="864"/>
        <w:rPr/>
      </w:pPr>
      <w:bookmarkStart w:colFirst="0" w:colLast="0" w:name="_heading=h.35nkun2" w:id="42"/>
      <w:bookmarkEnd w:id="42"/>
      <w:r w:rsidDel="00000000" w:rsidR="00000000" w:rsidRPr="00000000">
        <w:rPr>
          <w:rtl w:val="0"/>
        </w:rPr>
        <w:t xml:space="preserve">Subtítulo Quaternário</w:t>
      </w:r>
    </w:p>
    <w:p w:rsidR="00000000" w:rsidDel="00000000" w:rsidP="00000000" w:rsidRDefault="00000000" w:rsidRPr="00000000" w14:paraId="00000196">
      <w:pPr>
        <w:rPr/>
      </w:pPr>
      <w:r w:rsidDel="00000000" w:rsidR="00000000" w:rsidRPr="00000000">
        <w:rPr>
          <w:rtl w:val="0"/>
        </w:rPr>
        <w:t xml:space="preserve">Texto texto texto texto texto texto texto texto texto texto texto texto texto texto texto texto texto texto texto texto texto texto, conforme exposto na Figura 1.</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1ksv4uv" w:id="20"/>
      <w:bookmarkEnd w:id="2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 – Motor Weg</w:t>
      </w:r>
    </w:p>
    <w:p w:rsidR="00000000" w:rsidDel="00000000" w:rsidP="00000000" w:rsidRDefault="00000000" w:rsidRPr="00000000" w14:paraId="00000199">
      <w:pPr>
        <w:ind w:firstLine="0"/>
        <w:jc w:val="center"/>
        <w:rPr/>
      </w:pPr>
      <w:r w:rsidDel="00000000" w:rsidR="00000000" w:rsidRPr="00000000">
        <w:rPr/>
        <w:drawing>
          <wp:inline distB="0" distT="0" distL="0" distR="0">
            <wp:extent cx="2786123" cy="1183357"/>
            <wp:effectExtent b="0" l="0" r="0" t="0"/>
            <wp:docPr id="9" name="image3.png"/>
            <a:graphic>
              <a:graphicData uri="http://schemas.openxmlformats.org/drawingml/2006/picture">
                <pic:pic>
                  <pic:nvPicPr>
                    <pic:cNvPr id="0" name="image3.png"/>
                    <pic:cNvPicPr preferRelativeResize="0"/>
                  </pic:nvPicPr>
                  <pic:blipFill>
                    <a:blip r:embed="rId22"/>
                    <a:srcRect b="11094" l="0" r="0" t="23269"/>
                    <a:stretch>
                      <a:fillRect/>
                    </a:stretch>
                  </pic:blipFill>
                  <pic:spPr>
                    <a:xfrm>
                      <a:off x="0" y="0"/>
                      <a:ext cx="2786123" cy="1183357"/>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sz w:val="20"/>
          <w:szCs w:val="20"/>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WEG (2014).</w:t>
      </w:r>
    </w:p>
    <w:p w:rsidR="00000000" w:rsidDel="00000000" w:rsidP="00000000" w:rsidRDefault="00000000" w:rsidRPr="00000000" w14:paraId="0000019C">
      <w:pPr>
        <w:spacing w:before="0" w:lineRule="auto"/>
        <w:rPr/>
      </w:pPr>
      <w:r w:rsidDel="00000000" w:rsidR="00000000" w:rsidRPr="00000000">
        <w:rPr>
          <w:rtl w:val="0"/>
        </w:rPr>
      </w:r>
    </w:p>
    <w:p w:rsidR="00000000" w:rsidDel="00000000" w:rsidP="00000000" w:rsidRDefault="00000000" w:rsidRPr="00000000" w14:paraId="0000019D">
      <w:pPr>
        <w:spacing w:before="0" w:lineRule="auto"/>
        <w:rPr/>
      </w:pPr>
      <w:r w:rsidDel="00000000" w:rsidR="00000000" w:rsidRPr="00000000">
        <w:rPr>
          <w:rtl w:val="0"/>
        </w:rPr>
        <w:t xml:space="preserve">Texto texto texto texto texto texto texto texto texto texto texto texto texto texto texto</w:t>
      </w:r>
      <w:sdt>
        <w:sdtPr>
          <w:tag w:val="goog_rdk_7"/>
        </w:sdtPr>
        <w:sdtContent>
          <w:ins w:author="Cláudia Silveira" w:id="2" w:date="2021-06-03T18:27:00Z">
            <w:r w:rsidDel="00000000" w:rsidR="00000000" w:rsidRPr="00000000">
              <w:rPr>
                <w:rtl w:val="0"/>
              </w:rPr>
              <w:t xml:space="preserve"> </w:t>
            </w:r>
          </w:ins>
        </w:sdtContent>
      </w:sdt>
      <w:r w:rsidDel="00000000" w:rsidR="00000000" w:rsidRPr="00000000">
        <w:rPr>
          <w:rtl w:val="0"/>
        </w:rPr>
        <w:t xml:space="preserve">como indica a Tabela 1.</w:t>
      </w:r>
    </w:p>
    <w:p w:rsidR="00000000" w:rsidDel="00000000" w:rsidP="00000000" w:rsidRDefault="00000000" w:rsidRPr="00000000" w14:paraId="0000019E">
      <w:pPr>
        <w:spacing w:before="0" w:lineRule="auto"/>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44sinio" w:id="43"/>
      <w:bookmarkEnd w:id="4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1 – Produção de petróleo na Bahia</w:t>
      </w:r>
    </w:p>
    <w:tbl>
      <w:tblPr>
        <w:tblStyle w:val="Table5"/>
        <w:tblW w:w="2611.0" w:type="dxa"/>
        <w:jc w:val="center"/>
        <w:tblBorders>
          <w:top w:color="000000" w:space="0" w:sz="18" w:val="single"/>
          <w:bottom w:color="000000" w:space="0" w:sz="18" w:val="single"/>
        </w:tblBorders>
        <w:tblLayout w:type="fixed"/>
        <w:tblLook w:val="0400"/>
      </w:tblPr>
      <w:tblGrid>
        <w:gridCol w:w="661"/>
        <w:gridCol w:w="1950"/>
        <w:tblGridChange w:id="0">
          <w:tblGrid>
            <w:gridCol w:w="661"/>
            <w:gridCol w:w="1950"/>
          </w:tblGrid>
        </w:tblGridChange>
      </w:tblGrid>
      <w:tr>
        <w:trPr>
          <w:cantSplit w:val="0"/>
          <w:tblHeader w:val="0"/>
        </w:trPr>
        <w:tc>
          <w:tcPr>
            <w:tcBorders>
              <w:top w:color="000000" w:space="0" w:sz="18" w:val="single"/>
              <w:left w:color="000000" w:space="0" w:sz="0" w:val="nil"/>
              <w:bottom w:color="000000" w:space="0" w:sz="18" w:val="single"/>
              <w:right w:color="ffffff" w:space="0" w:sz="8" w:val="single"/>
            </w:tcBorders>
            <w:shd w:fill="auto" w:val="clear"/>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Ano</w:t>
            </w:r>
          </w:p>
        </w:tc>
        <w:tc>
          <w:tcPr>
            <w:tcBorders>
              <w:top w:color="000000" w:space="0" w:sz="18" w:val="single"/>
              <w:left w:color="ffffff" w:space="0" w:sz="8" w:val="single"/>
              <w:bottom w:color="000000" w:space="0" w:sz="18" w:val="single"/>
              <w:right w:color="000000" w:space="0" w:sz="0" w:val="nil"/>
            </w:tcBorders>
            <w:shd w:fill="auto" w:val="clear"/>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Produção (1.000 t)</w:t>
            </w:r>
          </w:p>
        </w:tc>
      </w:tr>
      <w:tr>
        <w:trPr>
          <w:cantSplit w:val="0"/>
          <w:tblHeader w:val="0"/>
        </w:trPr>
        <w:tc>
          <w:tcPr>
            <w:tcBorders>
              <w:top w:color="000000" w:space="0" w:sz="0" w:val="nil"/>
              <w:left w:color="000000" w:space="0" w:sz="0" w:val="nil"/>
              <w:bottom w:color="000000" w:space="0" w:sz="0" w:val="nil"/>
              <w:right w:color="ffffff" w:space="0" w:sz="8" w:val="single"/>
            </w:tcBorders>
            <w:shd w:fill="auto" w:val="clear"/>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1996</w:t>
            </w:r>
          </w:p>
        </w:tc>
        <w:tc>
          <w:tcPr>
            <w:tcBorders>
              <w:left w:color="ffffff" w:space="0" w:sz="8" w:val="single"/>
            </w:tcBorders>
            <w:shd w:fill="auto" w:val="clear"/>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2.536</w:t>
            </w:r>
          </w:p>
        </w:tc>
      </w:tr>
      <w:tr>
        <w:trPr>
          <w:cantSplit w:val="0"/>
          <w:tblHeader w:val="0"/>
        </w:trPr>
        <w:tc>
          <w:tcPr>
            <w:tcBorders>
              <w:left w:color="000000" w:space="0" w:sz="0" w:val="nil"/>
              <w:bottom w:color="000000" w:space="0" w:sz="0" w:val="nil"/>
              <w:right w:color="ffffff" w:space="0" w:sz="8" w:val="single"/>
            </w:tcBorders>
            <w:shd w:fill="auto" w:val="clear"/>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1997</w:t>
            </w:r>
          </w:p>
        </w:tc>
        <w:tc>
          <w:tcPr>
            <w:tcBorders>
              <w:left w:color="ffffff" w:space="0" w:sz="8" w:val="single"/>
            </w:tcBorders>
            <w:shd w:fill="auto" w:val="clear"/>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2.665</w:t>
            </w:r>
          </w:p>
        </w:tc>
      </w:tr>
      <w:tr>
        <w:trPr>
          <w:cantSplit w:val="0"/>
          <w:tblHeader w:val="0"/>
        </w:trPr>
        <w:tc>
          <w:tcPr>
            <w:tcBorders>
              <w:left w:color="000000" w:space="0" w:sz="0" w:val="nil"/>
              <w:bottom w:color="000000" w:space="0" w:sz="0" w:val="nil"/>
              <w:right w:color="ffffff" w:space="0" w:sz="8" w:val="single"/>
            </w:tcBorders>
            <w:shd w:fill="auto" w:val="clear"/>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1998</w:t>
            </w:r>
          </w:p>
        </w:tc>
        <w:tc>
          <w:tcPr>
            <w:tcBorders>
              <w:left w:color="ffffff" w:space="0" w:sz="8" w:val="single"/>
            </w:tcBorders>
            <w:shd w:fill="auto" w:val="clear"/>
          </w:tcPr>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3.056</w:t>
            </w:r>
          </w:p>
        </w:tc>
      </w:tr>
      <w:tr>
        <w:trPr>
          <w:cantSplit w:val="0"/>
          <w:tblHeader w:val="0"/>
        </w:trPr>
        <w:tc>
          <w:tcPr>
            <w:tcBorders>
              <w:left w:color="000000" w:space="0" w:sz="0" w:val="nil"/>
              <w:bottom w:color="000000" w:space="0" w:sz="18" w:val="single"/>
              <w:right w:color="ffffff" w:space="0" w:sz="8" w:val="single"/>
            </w:tcBorders>
            <w:shd w:fill="auto" w:val="clear"/>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1999</w:t>
            </w:r>
          </w:p>
        </w:tc>
        <w:tc>
          <w:tcPr>
            <w:tcBorders>
              <w:left w:color="ffffff" w:space="0" w:sz="8" w:val="single"/>
              <w:bottom w:color="000000" w:space="0" w:sz="18" w:val="single"/>
            </w:tcBorders>
            <w:shd w:fill="auto" w:val="clear"/>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3.567</w:t>
            </w:r>
          </w:p>
        </w:tc>
      </w:tr>
    </w:tbl>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3261" w:right="0" w:hanging="326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Adaptado de ANP (2000).</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como evidencia a Figura 2.</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2jxsxqh" w:id="44"/>
      <w:bookmarkEnd w:id="4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 – Diagrama Fasorial</w:t>
      </w:r>
    </w:p>
    <w:p w:rsidR="00000000" w:rsidDel="00000000" w:rsidP="00000000" w:rsidRDefault="00000000" w:rsidRPr="00000000" w14:paraId="000001B0">
      <w:pPr>
        <w:ind w:firstLine="0"/>
        <w:jc w:val="center"/>
        <w:rPr/>
      </w:pPr>
      <w:r w:rsidDel="00000000" w:rsidR="00000000" w:rsidRPr="00000000">
        <w:rPr/>
        <w:drawing>
          <wp:inline distB="0" distT="0" distL="0" distR="0">
            <wp:extent cx="2575116" cy="1800617"/>
            <wp:effectExtent b="0" l="0" r="0" t="0"/>
            <wp:docPr id="11"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2575116" cy="1800617"/>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Silva (2020).</w:t>
      </w: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Texto texto texto texto texto texto texto texto texto texto texto texto texto texto texto texto texto texto texto texto texto texto texto texto texto texto texto texto texto texto texto texto, conforme mostra a Equação 1.</w:t>
      </w:r>
    </w:p>
    <w:p w:rsidR="00000000" w:rsidDel="00000000" w:rsidP="00000000" w:rsidRDefault="00000000" w:rsidRPr="00000000" w14:paraId="000001B4">
      <w:pPr>
        <w:rPr/>
      </w:pPr>
      <w:r w:rsidDel="00000000" w:rsidR="00000000" w:rsidRPr="00000000">
        <w:rPr>
          <w:rtl w:val="0"/>
        </w:rPr>
      </w:r>
    </w:p>
    <w:tbl>
      <w:tblPr>
        <w:tblStyle w:val="Table6"/>
        <w:tblW w:w="9180.0" w:type="dxa"/>
        <w:jc w:val="left"/>
        <w:tblInd w:w="-115.0" w:type="dxa"/>
        <w:tblLayout w:type="fixed"/>
        <w:tblLook w:val="0400"/>
      </w:tblPr>
      <w:tblGrid>
        <w:gridCol w:w="7905"/>
        <w:gridCol w:w="1275"/>
        <w:tblGridChange w:id="0">
          <w:tblGrid>
            <w:gridCol w:w="7905"/>
            <w:gridCol w:w="1275"/>
          </w:tblGrid>
        </w:tblGridChange>
      </w:tblGrid>
      <w:tr>
        <w:trPr>
          <w:cantSplit w:val="0"/>
          <w:tblHeader w:val="0"/>
        </w:trPr>
        <w:tc>
          <w:tcPr>
            <w:shd w:fill="auto" w:val="clear"/>
            <w:vAlign w:val="center"/>
          </w:tcPr>
          <w:p w:rsidR="00000000" w:rsidDel="00000000" w:rsidP="00000000" w:rsidRDefault="00000000" w:rsidRPr="00000000" w14:paraId="000001B5">
            <w:pPr>
              <w:jc w:val="left"/>
              <w:rPr>
                <w:rFonts w:ascii="Cambria Math" w:cs="Cambria Math" w:eastAsia="Cambria Math" w:hAnsi="Cambria Math"/>
              </w:rPr>
            </w:pPr>
            <m:oMath>
              <m:r>
                <w:rPr>
                  <w:rFonts w:ascii="Cambria Math" w:cs="Cambria Math" w:eastAsia="Cambria Math" w:hAnsi="Cambria Math"/>
                </w:rPr>
                <m:t xml:space="preserve">x=</m:t>
              </m:r>
              <m:f>
                <m:fPr>
                  <m:ctrlPr>
                    <w:rPr>
                      <w:rFonts w:ascii="Cambria Math" w:cs="Cambria Math" w:eastAsia="Cambria Math" w:hAnsi="Cambria Math"/>
                    </w:rPr>
                  </m:ctrlPr>
                </m:fPr>
                <m:num>
                  <m:r>
                    <w:rPr>
                      <w:rFonts w:ascii="Cambria Math" w:cs="Cambria Math" w:eastAsia="Cambria Math" w:hAnsi="Cambria Math"/>
                    </w:rPr>
                    <m:t xml:space="preserve">-b</m:t>
                  </m:r>
                  <m:r>
                    <w:rPr>
                      <w:rFonts w:ascii="Cambria Math" w:cs="Cambria Math" w:eastAsia="Cambria Math" w:hAnsi="Cambria Math"/>
                    </w:rPr>
                    <m:t>±</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2</m:t>
                          </m:r>
                        </m:sup>
                      </m:sSup>
                      <m:r>
                        <w:rPr>
                          <w:rFonts w:ascii="Cambria Math" w:cs="Cambria Math" w:eastAsia="Cambria Math" w:hAnsi="Cambria Math"/>
                        </w:rPr>
                        <m:t xml:space="preserve">-4ac</m:t>
                      </m:r>
                    </m:e>
                  </m:rad>
                </m:num>
                <m:den>
                  <m:r>
                    <w:rPr>
                      <w:rFonts w:ascii="Cambria Math" w:cs="Cambria Math" w:eastAsia="Cambria Math" w:hAnsi="Cambria Math"/>
                    </w:rPr>
                    <m:t xml:space="preserve">2a</m:t>
                  </m:r>
                </m:den>
              </m:f>
            </m:oMath>
            <w:r w:rsidDel="00000000" w:rsidR="00000000" w:rsidRPr="00000000">
              <w:rPr>
                <w:rtl w:val="0"/>
              </w:rPr>
            </w:r>
          </w:p>
        </w:tc>
        <w:tc>
          <w:tcPr>
            <w:shd w:fill="auto" w:val="clear"/>
            <w:vAlign w:val="center"/>
          </w:tcPr>
          <w:p w:rsidR="00000000" w:rsidDel="00000000" w:rsidP="00000000" w:rsidRDefault="00000000" w:rsidRPr="00000000" w14:paraId="000001B6">
            <w:pPr>
              <w:keepNext w:val="1"/>
              <w:ind w:firstLine="0"/>
              <w:jc w:val="right"/>
              <w:rPr/>
            </w:pPr>
            <w:bookmarkStart w:colFirst="0" w:colLast="0" w:name="_heading=h.z337ya" w:id="45"/>
            <w:bookmarkEnd w:id="45"/>
            <w:r w:rsidDel="00000000" w:rsidR="00000000" w:rsidRPr="00000000">
              <w:rPr>
                <w:rtl w:val="0"/>
              </w:rPr>
              <w:t xml:space="preserve">(1)</w:t>
            </w:r>
          </w:p>
        </w:tc>
      </w:tr>
    </w:tbl>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3j2qqm3" w:id="46"/>
      <w:bookmarkEnd w:id="46"/>
      <w:r w:rsidDel="00000000" w:rsidR="00000000" w:rsidRPr="00000000">
        <w:rPr>
          <w:rtl w:val="0"/>
        </w:rPr>
      </w:r>
    </w:p>
    <w:p w:rsidR="00000000" w:rsidDel="00000000" w:rsidP="00000000" w:rsidRDefault="00000000" w:rsidRPr="00000000" w14:paraId="000001B8">
      <w:pPr>
        <w:spacing w:before="0" w:line="240" w:lineRule="auto"/>
        <w:ind w:firstLine="0"/>
        <w:jc w:val="center"/>
        <w:rPr>
          <w:b w:val="1"/>
          <w:sz w:val="20"/>
          <w:szCs w:val="20"/>
        </w:rPr>
      </w:pPr>
      <w:r w:rsidDel="00000000" w:rsidR="00000000" w:rsidRPr="00000000">
        <w:rPr>
          <w:b w:val="1"/>
          <w:sz w:val="20"/>
          <w:szCs w:val="20"/>
          <w:rtl w:val="0"/>
        </w:rPr>
        <w:t xml:space="preserve">Quadro 1 – Tipos de energia analisados</w:t>
      </w:r>
    </w:p>
    <w:tbl>
      <w:tblPr>
        <w:tblStyle w:val="Table7"/>
        <w:tblW w:w="340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2"/>
        <w:gridCol w:w="2410"/>
        <w:tblGridChange w:id="0">
          <w:tblGrid>
            <w:gridCol w:w="992"/>
            <w:gridCol w:w="2410"/>
          </w:tblGrid>
        </w:tblGridChange>
      </w:tblGrid>
      <w:tr>
        <w:trPr>
          <w:cantSplit w:val="0"/>
          <w:trHeight w:val="340" w:hRule="atLeast"/>
          <w:tblHeader w:val="0"/>
        </w:trPr>
        <w:tc>
          <w:tcPr>
            <w:vAlign w:val="center"/>
          </w:tcPr>
          <w:p w:rsidR="00000000" w:rsidDel="00000000" w:rsidP="00000000" w:rsidRDefault="00000000" w:rsidRPr="00000000" w14:paraId="000001B9">
            <w:pPr>
              <w:spacing w:before="0" w:lineRule="auto"/>
              <w:ind w:firstLine="0"/>
              <w:jc w:val="center"/>
              <w:rPr>
                <w:b w:val="1"/>
                <w:sz w:val="20"/>
                <w:szCs w:val="20"/>
              </w:rPr>
            </w:pPr>
            <w:r w:rsidDel="00000000" w:rsidR="00000000" w:rsidRPr="00000000">
              <w:rPr>
                <w:b w:val="1"/>
                <w:sz w:val="20"/>
                <w:szCs w:val="20"/>
                <w:rtl w:val="0"/>
              </w:rPr>
              <w:t xml:space="preserve">Ano</w:t>
            </w:r>
          </w:p>
        </w:tc>
        <w:tc>
          <w:tcPr>
            <w:vAlign w:val="center"/>
          </w:tcPr>
          <w:p w:rsidR="00000000" w:rsidDel="00000000" w:rsidP="00000000" w:rsidRDefault="00000000" w:rsidRPr="00000000" w14:paraId="000001BA">
            <w:pPr>
              <w:spacing w:before="0" w:lineRule="auto"/>
              <w:ind w:firstLine="0"/>
              <w:jc w:val="center"/>
              <w:rPr>
                <w:b w:val="1"/>
                <w:sz w:val="20"/>
                <w:szCs w:val="20"/>
              </w:rPr>
            </w:pPr>
            <w:r w:rsidDel="00000000" w:rsidR="00000000" w:rsidRPr="00000000">
              <w:rPr>
                <w:b w:val="1"/>
                <w:sz w:val="20"/>
                <w:szCs w:val="20"/>
                <w:rtl w:val="0"/>
              </w:rPr>
              <w:t xml:space="preserve">Tipos de energia</w:t>
            </w:r>
          </w:p>
        </w:tc>
      </w:tr>
      <w:tr>
        <w:trPr>
          <w:cantSplit w:val="0"/>
          <w:trHeight w:val="340" w:hRule="atLeast"/>
          <w:tblHeader w:val="0"/>
        </w:trPr>
        <w:tc>
          <w:tcPr>
            <w:vAlign w:val="center"/>
          </w:tcPr>
          <w:p w:rsidR="00000000" w:rsidDel="00000000" w:rsidP="00000000" w:rsidRDefault="00000000" w:rsidRPr="00000000" w14:paraId="000001BB">
            <w:pPr>
              <w:spacing w:before="0" w:lineRule="auto"/>
              <w:ind w:firstLine="0"/>
              <w:jc w:val="center"/>
              <w:rPr>
                <w:sz w:val="20"/>
                <w:szCs w:val="20"/>
              </w:rPr>
            </w:pPr>
            <w:r w:rsidDel="00000000" w:rsidR="00000000" w:rsidRPr="00000000">
              <w:rPr>
                <w:sz w:val="20"/>
                <w:szCs w:val="20"/>
                <w:rtl w:val="0"/>
              </w:rPr>
              <w:t xml:space="preserve">2017</w:t>
            </w:r>
          </w:p>
        </w:tc>
        <w:tc>
          <w:tcPr>
            <w:vAlign w:val="center"/>
          </w:tcPr>
          <w:p w:rsidR="00000000" w:rsidDel="00000000" w:rsidP="00000000" w:rsidRDefault="00000000" w:rsidRPr="00000000" w14:paraId="000001BC">
            <w:pPr>
              <w:spacing w:before="0" w:lineRule="auto"/>
              <w:ind w:firstLine="0"/>
              <w:jc w:val="center"/>
              <w:rPr>
                <w:sz w:val="20"/>
                <w:szCs w:val="20"/>
              </w:rPr>
            </w:pPr>
            <w:r w:rsidDel="00000000" w:rsidR="00000000" w:rsidRPr="00000000">
              <w:rPr>
                <w:sz w:val="20"/>
                <w:szCs w:val="20"/>
                <w:rtl w:val="0"/>
              </w:rPr>
              <w:t xml:space="preserve">Mecânica</w:t>
            </w:r>
          </w:p>
        </w:tc>
      </w:tr>
      <w:tr>
        <w:trPr>
          <w:cantSplit w:val="0"/>
          <w:trHeight w:val="340" w:hRule="atLeast"/>
          <w:tblHeader w:val="0"/>
        </w:trPr>
        <w:tc>
          <w:tcPr>
            <w:vAlign w:val="center"/>
          </w:tcPr>
          <w:p w:rsidR="00000000" w:rsidDel="00000000" w:rsidP="00000000" w:rsidRDefault="00000000" w:rsidRPr="00000000" w14:paraId="000001BD">
            <w:pPr>
              <w:spacing w:before="0" w:lineRule="auto"/>
              <w:ind w:firstLine="0"/>
              <w:jc w:val="center"/>
              <w:rPr>
                <w:sz w:val="20"/>
                <w:szCs w:val="20"/>
              </w:rPr>
            </w:pPr>
            <w:r w:rsidDel="00000000" w:rsidR="00000000" w:rsidRPr="00000000">
              <w:rPr>
                <w:sz w:val="20"/>
                <w:szCs w:val="20"/>
                <w:rtl w:val="0"/>
              </w:rPr>
              <w:t xml:space="preserve">2018</w:t>
            </w:r>
          </w:p>
        </w:tc>
        <w:tc>
          <w:tcPr>
            <w:vAlign w:val="center"/>
          </w:tcPr>
          <w:p w:rsidR="00000000" w:rsidDel="00000000" w:rsidP="00000000" w:rsidRDefault="00000000" w:rsidRPr="00000000" w14:paraId="000001BE">
            <w:pPr>
              <w:spacing w:before="0" w:lineRule="auto"/>
              <w:ind w:firstLine="0"/>
              <w:jc w:val="center"/>
              <w:rPr>
                <w:sz w:val="20"/>
                <w:szCs w:val="20"/>
              </w:rPr>
            </w:pPr>
            <w:r w:rsidDel="00000000" w:rsidR="00000000" w:rsidRPr="00000000">
              <w:rPr>
                <w:sz w:val="20"/>
                <w:szCs w:val="20"/>
                <w:rtl w:val="0"/>
              </w:rPr>
              <w:t xml:space="preserve">Térmica</w:t>
            </w:r>
          </w:p>
        </w:tc>
      </w:tr>
      <w:tr>
        <w:trPr>
          <w:cantSplit w:val="0"/>
          <w:trHeight w:val="340" w:hRule="atLeast"/>
          <w:tblHeader w:val="0"/>
        </w:trPr>
        <w:tc>
          <w:tcPr>
            <w:vAlign w:val="center"/>
          </w:tcPr>
          <w:p w:rsidR="00000000" w:rsidDel="00000000" w:rsidP="00000000" w:rsidRDefault="00000000" w:rsidRPr="00000000" w14:paraId="000001BF">
            <w:pPr>
              <w:spacing w:before="0" w:lineRule="auto"/>
              <w:ind w:firstLine="0"/>
              <w:jc w:val="center"/>
              <w:rPr>
                <w:sz w:val="20"/>
                <w:szCs w:val="20"/>
              </w:rPr>
            </w:pPr>
            <w:r w:rsidDel="00000000" w:rsidR="00000000" w:rsidRPr="00000000">
              <w:rPr>
                <w:sz w:val="20"/>
                <w:szCs w:val="20"/>
                <w:rtl w:val="0"/>
              </w:rPr>
              <w:t xml:space="preserve">2019</w:t>
            </w:r>
          </w:p>
        </w:tc>
        <w:tc>
          <w:tcPr>
            <w:vAlign w:val="center"/>
          </w:tcPr>
          <w:p w:rsidR="00000000" w:rsidDel="00000000" w:rsidP="00000000" w:rsidRDefault="00000000" w:rsidRPr="00000000" w14:paraId="000001C0">
            <w:pPr>
              <w:spacing w:before="0" w:lineRule="auto"/>
              <w:ind w:firstLine="0"/>
              <w:jc w:val="center"/>
              <w:rPr>
                <w:sz w:val="20"/>
                <w:szCs w:val="20"/>
              </w:rPr>
            </w:pPr>
            <w:r w:rsidDel="00000000" w:rsidR="00000000" w:rsidRPr="00000000">
              <w:rPr>
                <w:sz w:val="20"/>
                <w:szCs w:val="20"/>
                <w:rtl w:val="0"/>
              </w:rPr>
              <w:t xml:space="preserve">Elétrica</w:t>
            </w:r>
          </w:p>
        </w:tc>
      </w:tr>
      <w:tr>
        <w:trPr>
          <w:cantSplit w:val="0"/>
          <w:trHeight w:val="340" w:hRule="atLeast"/>
          <w:tblHeader w:val="0"/>
        </w:trPr>
        <w:tc>
          <w:tcPr>
            <w:vAlign w:val="center"/>
          </w:tcPr>
          <w:p w:rsidR="00000000" w:rsidDel="00000000" w:rsidP="00000000" w:rsidRDefault="00000000" w:rsidRPr="00000000" w14:paraId="000001C1">
            <w:pPr>
              <w:spacing w:before="0" w:lineRule="auto"/>
              <w:ind w:firstLine="0"/>
              <w:jc w:val="center"/>
              <w:rPr>
                <w:sz w:val="20"/>
                <w:szCs w:val="20"/>
              </w:rPr>
            </w:pPr>
            <w:r w:rsidDel="00000000" w:rsidR="00000000" w:rsidRPr="00000000">
              <w:rPr>
                <w:sz w:val="20"/>
                <w:szCs w:val="20"/>
                <w:rtl w:val="0"/>
              </w:rPr>
              <w:t xml:space="preserve">2020</w:t>
            </w:r>
          </w:p>
        </w:tc>
        <w:tc>
          <w:tcPr>
            <w:vAlign w:val="center"/>
          </w:tcPr>
          <w:p w:rsidR="00000000" w:rsidDel="00000000" w:rsidP="00000000" w:rsidRDefault="00000000" w:rsidRPr="00000000" w14:paraId="000001C2">
            <w:pPr>
              <w:spacing w:before="0" w:lineRule="auto"/>
              <w:ind w:firstLine="0"/>
              <w:jc w:val="center"/>
              <w:rPr>
                <w:sz w:val="20"/>
                <w:szCs w:val="20"/>
              </w:rPr>
            </w:pPr>
            <w:r w:rsidDel="00000000" w:rsidR="00000000" w:rsidRPr="00000000">
              <w:rPr>
                <w:sz w:val="20"/>
                <w:szCs w:val="20"/>
                <w:rtl w:val="0"/>
              </w:rPr>
              <w:t xml:space="preserve">Química</w:t>
            </w:r>
          </w:p>
        </w:tc>
      </w:tr>
      <w:tr>
        <w:trPr>
          <w:cantSplit w:val="0"/>
          <w:trHeight w:val="340" w:hRule="atLeast"/>
          <w:tblHeader w:val="0"/>
        </w:trPr>
        <w:tc>
          <w:tcPr>
            <w:vAlign w:val="center"/>
          </w:tcPr>
          <w:p w:rsidR="00000000" w:rsidDel="00000000" w:rsidP="00000000" w:rsidRDefault="00000000" w:rsidRPr="00000000" w14:paraId="000001C3">
            <w:pPr>
              <w:spacing w:before="0" w:lineRule="auto"/>
              <w:ind w:firstLine="0"/>
              <w:jc w:val="center"/>
              <w:rPr>
                <w:sz w:val="20"/>
                <w:szCs w:val="20"/>
              </w:rPr>
            </w:pPr>
            <w:r w:rsidDel="00000000" w:rsidR="00000000" w:rsidRPr="00000000">
              <w:rPr>
                <w:sz w:val="20"/>
                <w:szCs w:val="20"/>
                <w:rtl w:val="0"/>
              </w:rPr>
              <w:t xml:space="preserve">2021</w:t>
            </w:r>
          </w:p>
        </w:tc>
        <w:tc>
          <w:tcPr>
            <w:vAlign w:val="center"/>
          </w:tcPr>
          <w:p w:rsidR="00000000" w:rsidDel="00000000" w:rsidP="00000000" w:rsidRDefault="00000000" w:rsidRPr="00000000" w14:paraId="000001C4">
            <w:pPr>
              <w:spacing w:before="0" w:lineRule="auto"/>
              <w:ind w:firstLine="0"/>
              <w:jc w:val="center"/>
              <w:rPr>
                <w:sz w:val="20"/>
                <w:szCs w:val="20"/>
              </w:rPr>
            </w:pPr>
            <w:r w:rsidDel="00000000" w:rsidR="00000000" w:rsidRPr="00000000">
              <w:rPr>
                <w:sz w:val="20"/>
                <w:szCs w:val="20"/>
                <w:rtl w:val="0"/>
              </w:rPr>
              <w:t xml:space="preserve">Atômica</w:t>
            </w:r>
          </w:p>
        </w:tc>
      </w:tr>
    </w:tbl>
    <w:p w:rsidR="00000000" w:rsidDel="00000000" w:rsidP="00000000" w:rsidRDefault="00000000" w:rsidRPr="00000000" w14:paraId="000001C5">
      <w:pPr>
        <w:spacing w:after="240" w:line="240" w:lineRule="auto"/>
        <w:ind w:left="2835" w:hanging="3261"/>
        <w:jc w:val="left"/>
        <w:rPr>
          <w:sz w:val="20"/>
          <w:szCs w:val="20"/>
        </w:rPr>
      </w:pPr>
      <w:r w:rsidDel="00000000" w:rsidR="00000000" w:rsidRPr="00000000">
        <w:rPr>
          <w:sz w:val="20"/>
          <w:szCs w:val="20"/>
          <w:rtl w:val="0"/>
        </w:rPr>
        <w:t xml:space="preserve">Fonte: Elaboração própria (2021).</w:t>
      </w:r>
    </w:p>
    <w:p w:rsidR="00000000" w:rsidDel="00000000" w:rsidP="00000000" w:rsidRDefault="00000000" w:rsidRPr="00000000" w14:paraId="000001C6">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C7">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C8">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C9">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CA">
      <w:pPr>
        <w:pStyle w:val="Heading1"/>
        <w:numPr>
          <w:ilvl w:val="0"/>
          <w:numId w:val="1"/>
        </w:numPr>
        <w:ind w:left="432" w:hanging="432"/>
        <w:rPr/>
      </w:pPr>
      <w:bookmarkStart w:colFirst="0" w:colLast="0" w:name="_heading=h.1y810tw" w:id="47"/>
      <w:bookmarkEnd w:id="47"/>
      <w:r w:rsidDel="00000000" w:rsidR="00000000" w:rsidRPr="00000000">
        <w:rPr>
          <w:rtl w:val="0"/>
        </w:rPr>
        <w:t xml:space="preserve">METODOLOGIA</w:t>
      </w:r>
    </w:p>
    <w:p w:rsidR="00000000" w:rsidDel="00000000" w:rsidP="00000000" w:rsidRDefault="00000000" w:rsidRPr="00000000" w14:paraId="000001CB">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CC">
      <w:pPr>
        <w:pStyle w:val="Heading2"/>
        <w:numPr>
          <w:ilvl w:val="1"/>
          <w:numId w:val="1"/>
        </w:numPr>
        <w:ind w:left="576" w:hanging="576"/>
        <w:rPr/>
      </w:pPr>
      <w:bookmarkStart w:colFirst="0" w:colLast="0" w:name="_heading=h.4i7ojhp" w:id="48"/>
      <w:bookmarkEnd w:id="48"/>
      <w:r w:rsidDel="00000000" w:rsidR="00000000" w:rsidRPr="00000000">
        <w:rPr>
          <w:rtl w:val="0"/>
        </w:rPr>
        <w:t xml:space="preserve">Métodos aplicados</w:t>
      </w:r>
    </w:p>
    <w:p w:rsidR="00000000" w:rsidDel="00000000" w:rsidP="00000000" w:rsidRDefault="00000000" w:rsidRPr="00000000" w14:paraId="000001CD">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spacing w:before="0" w:line="24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D0">
      <w:pPr>
        <w:pStyle w:val="Heading1"/>
        <w:numPr>
          <w:ilvl w:val="0"/>
          <w:numId w:val="1"/>
        </w:numPr>
        <w:ind w:left="432" w:hanging="432"/>
        <w:rPr/>
      </w:pPr>
      <w:bookmarkStart w:colFirst="0" w:colLast="0" w:name="_heading=h.2xcytpi" w:id="49"/>
      <w:bookmarkEnd w:id="49"/>
      <w:r w:rsidDel="00000000" w:rsidR="00000000" w:rsidRPr="00000000">
        <w:rPr>
          <w:rtl w:val="0"/>
        </w:rPr>
        <w:t xml:space="preserve">APRESENTAÇÃO DOS RESULTADOS</w:t>
      </w:r>
    </w:p>
    <w:p w:rsidR="00000000" w:rsidDel="00000000" w:rsidP="00000000" w:rsidRDefault="00000000" w:rsidRPr="00000000" w14:paraId="000001D1">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D2">
      <w:pPr>
        <w:pStyle w:val="Heading2"/>
        <w:numPr>
          <w:ilvl w:val="1"/>
          <w:numId w:val="1"/>
        </w:numPr>
        <w:ind w:left="576" w:hanging="576"/>
        <w:rPr/>
      </w:pPr>
      <w:bookmarkStart w:colFirst="0" w:colLast="0" w:name="_heading=h.1ci93xb" w:id="50"/>
      <w:bookmarkEnd w:id="50"/>
      <w:r w:rsidDel="00000000" w:rsidR="00000000" w:rsidRPr="00000000">
        <w:rPr>
          <w:rtl w:val="0"/>
        </w:rPr>
        <w:t xml:space="preserve">Análise e discussão dos resultados</w:t>
      </w:r>
    </w:p>
    <w:p w:rsidR="00000000" w:rsidDel="00000000" w:rsidP="00000000" w:rsidRDefault="00000000" w:rsidRPr="00000000" w14:paraId="000001D3">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D6">
      <w:pPr>
        <w:pStyle w:val="Heading1"/>
        <w:numPr>
          <w:ilvl w:val="0"/>
          <w:numId w:val="1"/>
        </w:numPr>
        <w:ind w:left="432" w:hanging="432"/>
        <w:rPr/>
      </w:pPr>
      <w:bookmarkStart w:colFirst="0" w:colLast="0" w:name="_heading=h.3whwml4" w:id="51"/>
      <w:bookmarkEnd w:id="51"/>
      <w:r w:rsidDel="00000000" w:rsidR="00000000" w:rsidRPr="00000000">
        <w:rPr>
          <w:rtl w:val="0"/>
        </w:rPr>
        <w:t xml:space="preserve">CONSIDERAÇÕES FINAIS</w:t>
      </w:r>
    </w:p>
    <w:p w:rsidR="00000000" w:rsidDel="00000000" w:rsidP="00000000" w:rsidRDefault="00000000" w:rsidRPr="00000000" w14:paraId="000001D7">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D8">
      <w:pPr>
        <w:pStyle w:val="Heading2"/>
        <w:numPr>
          <w:ilvl w:val="1"/>
          <w:numId w:val="1"/>
        </w:numPr>
        <w:ind w:left="576" w:hanging="576"/>
        <w:rPr/>
      </w:pPr>
      <w:bookmarkStart w:colFirst="0" w:colLast="0" w:name="_heading=h.2bn6wsx" w:id="52"/>
      <w:bookmarkEnd w:id="52"/>
      <w:r w:rsidDel="00000000" w:rsidR="00000000" w:rsidRPr="00000000">
        <w:rPr>
          <w:rtl w:val="0"/>
        </w:rPr>
        <w:t xml:space="preserve">Sugestões para trabalhos futuros</w:t>
      </w:r>
    </w:p>
    <w:p w:rsidR="00000000" w:rsidDel="00000000" w:rsidP="00000000" w:rsidRDefault="00000000" w:rsidRPr="00000000" w14:paraId="000001D9">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spacing w:before="0" w:line="240" w:lineRule="auto"/>
        <w:ind w:firstLine="0"/>
        <w:jc w:val="left"/>
        <w:rPr>
          <w:b w:val="1"/>
          <w:smallCaps w:val="1"/>
        </w:rPr>
      </w:pPr>
      <w:r w:rsidDel="00000000" w:rsidR="00000000" w:rsidRPr="00000000">
        <w:rPr>
          <w:rtl w:val="0"/>
        </w:rPr>
      </w:r>
    </w:p>
    <w:p w:rsidR="00000000" w:rsidDel="00000000" w:rsidP="00000000" w:rsidRDefault="00000000" w:rsidRPr="00000000" w14:paraId="000001DC">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DD">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431" w:right="0" w:hanging="431"/>
        <w:jc w:val="center"/>
        <w:rPr>
          <w:color w:val="222222"/>
          <w:highlight w:val="white"/>
        </w:rPr>
      </w:pPr>
      <w:bookmarkStart w:colFirst="0" w:colLast="0" w:name="_heading=h.qsh70q" w:id="53"/>
      <w:bookmarkEnd w:id="53"/>
      <w:sdt>
        <w:sdtPr>
          <w:tag w:val="goog_rdk_8"/>
        </w:sdtPr>
        <w:sdtContent>
          <w:commentRangeStart w:id="5"/>
        </w:sdtContent>
      </w:sdt>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REFERÊNCIAS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AHO, A. V.; LAM, M. S.; SETHI, R.; ULLMAN, J. D. </w:t>
      </w:r>
      <w:r w:rsidDel="00000000" w:rsidR="00000000" w:rsidRPr="00000000">
        <w:rPr>
          <w:b w:val="1"/>
          <w:highlight w:val="white"/>
          <w:rtl w:val="0"/>
        </w:rPr>
        <w:t xml:space="preserve">Compilers: </w:t>
      </w:r>
      <w:r w:rsidDel="00000000" w:rsidR="00000000" w:rsidRPr="00000000">
        <w:rPr>
          <w:b w:val="1"/>
          <w:highlight w:val="white"/>
          <w:rtl w:val="0"/>
        </w:rPr>
        <w:t xml:space="preserve">principles,</w:t>
      </w:r>
      <w:r w:rsidDel="00000000" w:rsidR="00000000" w:rsidRPr="00000000">
        <w:rPr>
          <w:b w:val="1"/>
          <w:highlight w:val="white"/>
          <w:rtl w:val="0"/>
        </w:rPr>
        <w:t xml:space="preserve"> techniques, &amp; tools</w:t>
      </w:r>
      <w:r w:rsidDel="00000000" w:rsidR="00000000" w:rsidRPr="00000000">
        <w:rPr>
          <w:highlight w:val="white"/>
          <w:rtl w:val="0"/>
        </w:rPr>
        <w:t xml:space="preserve">. Pearson Education India, 2007.</w:t>
      </w: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1">
      <w:pPr>
        <w:spacing w:line="240" w:lineRule="auto"/>
        <w:ind w:firstLine="0"/>
        <w:jc w:val="left"/>
        <w:rPr/>
      </w:pPr>
      <w:r w:rsidDel="00000000" w:rsidR="00000000" w:rsidRPr="00000000">
        <w:rPr>
          <w:rtl w:val="0"/>
        </w:rPr>
        <w:t xml:space="preserve">BARR, Michael. </w:t>
      </w:r>
      <w:r w:rsidDel="00000000" w:rsidR="00000000" w:rsidRPr="00000000">
        <w:rPr>
          <w:b w:val="1"/>
          <w:rtl w:val="0"/>
        </w:rPr>
        <w:t xml:space="preserve">Programming embedded systems in C and C++</w:t>
      </w:r>
      <w:r w:rsidDel="00000000" w:rsidR="00000000" w:rsidRPr="00000000">
        <w:rPr>
          <w:rtl w:val="0"/>
        </w:rPr>
        <w:t xml:space="preserve">. O'Reilly Media, Inc., 1999.</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BATES, Martin P. </w:t>
      </w:r>
      <w:r w:rsidDel="00000000" w:rsidR="00000000" w:rsidRPr="00000000">
        <w:rPr>
          <w:b w:val="1"/>
          <w:rtl w:val="0"/>
        </w:rPr>
        <w:t xml:space="preserve">Programming 8-bit PIC microcontrollers in C: with interactive hardware simulation</w:t>
      </w:r>
      <w:r w:rsidDel="00000000" w:rsidR="00000000" w:rsidRPr="00000000">
        <w:rPr>
          <w:rtl w:val="0"/>
        </w:rPr>
        <w:t xml:space="preserve">. Newnes, 2008.</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BAU, D.; GRAY, J.; KELLEHER, C.; SHELDON, J.; TURBAK, F. </w:t>
      </w:r>
      <w:r w:rsidDel="00000000" w:rsidR="00000000" w:rsidRPr="00000000">
        <w:rPr>
          <w:b w:val="1"/>
          <w:rtl w:val="0"/>
        </w:rPr>
        <w:t xml:space="preserve">Learnable programming: blocks and beyond</w:t>
      </w:r>
      <w:r w:rsidDel="00000000" w:rsidR="00000000" w:rsidRPr="00000000">
        <w:rPr>
          <w:rtl w:val="0"/>
        </w:rPr>
        <w:t xml:space="preserve">. Communications of the ACM, v. 60, n. 6, p. 72-80, 2017.</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7">
      <w:pPr>
        <w:spacing w:line="240" w:lineRule="auto"/>
        <w:ind w:firstLine="0"/>
        <w:jc w:val="left"/>
        <w:rPr/>
      </w:pPr>
      <w:r w:rsidDel="00000000" w:rsidR="00000000" w:rsidRPr="00000000">
        <w:rPr>
          <w:rtl w:val="0"/>
        </w:rPr>
        <w:t xml:space="preserve">BELL, Charles. </w:t>
      </w:r>
      <w:r w:rsidDel="00000000" w:rsidR="00000000" w:rsidRPr="00000000">
        <w:rPr>
          <w:b w:val="1"/>
          <w:rtl w:val="0"/>
        </w:rPr>
        <w:t xml:space="preserve">MicroPython for the Internet of Things</w:t>
      </w:r>
      <w:r w:rsidDel="00000000" w:rsidR="00000000" w:rsidRPr="00000000">
        <w:rPr>
          <w:rtl w:val="0"/>
        </w:rPr>
        <w:t xml:space="preserve">. Springer, 2017.</w:t>
      </w: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E9">
      <w:pPr>
        <w:spacing w:before="0" w:line="240" w:lineRule="auto"/>
        <w:ind w:firstLine="0"/>
        <w:jc w:val="left"/>
        <w:rPr/>
      </w:pPr>
      <w:r w:rsidDel="00000000" w:rsidR="00000000" w:rsidRPr="00000000">
        <w:rPr>
          <w:rtl w:val="0"/>
        </w:rPr>
        <w:t xml:space="preserve">CABALLAR, Rina Diane. </w:t>
      </w:r>
      <w:r w:rsidDel="00000000" w:rsidR="00000000" w:rsidRPr="00000000">
        <w:rPr>
          <w:b w:val="1"/>
          <w:rtl w:val="0"/>
        </w:rPr>
        <w:t xml:space="preserve">Programming Without Code: the rise of no-code software development</w:t>
      </w:r>
      <w:r w:rsidDel="00000000" w:rsidR="00000000" w:rsidRPr="00000000">
        <w:rPr>
          <w:rtl w:val="0"/>
        </w:rPr>
        <w:t xml:space="preserve">. 2020. Disponível em: https://spectrum.ieee.org/programming-without-code-no-code-software-development. Acesso em: 14 out. 2022.</w:t>
      </w:r>
    </w:p>
    <w:p w:rsidR="00000000" w:rsidDel="00000000" w:rsidP="00000000" w:rsidRDefault="00000000" w:rsidRPr="00000000" w14:paraId="000001EA">
      <w:pPr>
        <w:spacing w:before="0" w:line="240" w:lineRule="auto"/>
        <w:ind w:firstLine="0"/>
        <w:jc w:val="left"/>
        <w:rPr/>
      </w:pPr>
      <w:r w:rsidDel="00000000" w:rsidR="00000000" w:rsidRPr="00000000">
        <w:rPr>
          <w:rtl w:val="0"/>
        </w:rPr>
      </w:r>
    </w:p>
    <w:p w:rsidR="00000000" w:rsidDel="00000000" w:rsidP="00000000" w:rsidRDefault="00000000" w:rsidRPr="00000000" w14:paraId="000001EB">
      <w:pPr>
        <w:spacing w:before="0" w:line="240" w:lineRule="auto"/>
        <w:ind w:firstLine="0"/>
        <w:jc w:val="left"/>
        <w:rPr/>
      </w:pPr>
      <w:r w:rsidDel="00000000" w:rsidR="00000000" w:rsidRPr="00000000">
        <w:rPr>
          <w:rtl w:val="0"/>
        </w:rPr>
        <w:t xml:space="preserve">CABRERA, Lautaro; MALONEY, John H.; WEINTROP, David. </w:t>
      </w:r>
      <w:r w:rsidDel="00000000" w:rsidR="00000000" w:rsidRPr="00000000">
        <w:rPr>
          <w:b w:val="1"/>
          <w:rtl w:val="0"/>
        </w:rPr>
        <w:t xml:space="preserve">Programs in the Palm of your Hand: how live programming shapes children's interactions with physical computing devices</w:t>
      </w:r>
      <w:r w:rsidDel="00000000" w:rsidR="00000000" w:rsidRPr="00000000">
        <w:rPr>
          <w:rtl w:val="0"/>
        </w:rPr>
        <w:t xml:space="preserve">. 2019. Association </w:t>
      </w:r>
      <w:r w:rsidDel="00000000" w:rsidR="00000000" w:rsidRPr="00000000">
        <w:rPr>
          <w:rtl w:val="0"/>
        </w:rPr>
        <w:t xml:space="preserve">For</w:t>
      </w:r>
      <w:r w:rsidDel="00000000" w:rsidR="00000000" w:rsidRPr="00000000">
        <w:rPr>
          <w:rtl w:val="0"/>
        </w:rPr>
        <w:t xml:space="preserve"> Computing Machinery, New York. Disponível em: https://dl.acm.org/doi/10.1145/3311927.3323138. Acesso em: 16 out. 2022.</w:t>
      </w:r>
    </w:p>
    <w:p w:rsidR="00000000" w:rsidDel="00000000" w:rsidP="00000000" w:rsidRDefault="00000000" w:rsidRPr="00000000" w14:paraId="000001EC">
      <w:pPr>
        <w:spacing w:before="0" w:line="240" w:lineRule="auto"/>
        <w:ind w:firstLine="0"/>
        <w:jc w:val="left"/>
        <w:rPr/>
      </w:pPr>
      <w:r w:rsidDel="00000000" w:rsidR="00000000" w:rsidRPr="00000000">
        <w:rPr>
          <w:rtl w:val="0"/>
        </w:rPr>
      </w:r>
    </w:p>
    <w:p w:rsidR="00000000" w:rsidDel="00000000" w:rsidP="00000000" w:rsidRDefault="00000000" w:rsidRPr="00000000" w14:paraId="000001ED">
      <w:pPr>
        <w:spacing w:before="0" w:line="240" w:lineRule="auto"/>
        <w:ind w:firstLine="0"/>
        <w:jc w:val="left"/>
        <w:rPr/>
      </w:pPr>
      <w:r w:rsidDel="00000000" w:rsidR="00000000" w:rsidRPr="00000000">
        <w:rPr>
          <w:rtl w:val="0"/>
        </w:rPr>
        <w:t xml:space="preserve">GEORGE, Damien. </w:t>
      </w:r>
      <w:r w:rsidDel="00000000" w:rsidR="00000000" w:rsidRPr="00000000">
        <w:rPr>
          <w:b w:val="1"/>
          <w:rtl w:val="0"/>
        </w:rPr>
        <w:t xml:space="preserve">MicroPython-Python </w:t>
      </w:r>
      <w:r w:rsidDel="00000000" w:rsidR="00000000" w:rsidRPr="00000000">
        <w:rPr>
          <w:b w:val="1"/>
          <w:rtl w:val="0"/>
        </w:rPr>
        <w:t xml:space="preserve">for</w:t>
      </w:r>
      <w:r w:rsidDel="00000000" w:rsidR="00000000" w:rsidRPr="00000000">
        <w:rPr>
          <w:b w:val="1"/>
          <w:rtl w:val="0"/>
        </w:rPr>
        <w:t xml:space="preserve"> microcontrollers</w:t>
      </w:r>
      <w:r w:rsidDel="00000000" w:rsidR="00000000" w:rsidRPr="00000000">
        <w:rPr>
          <w:rtl w:val="0"/>
        </w:rPr>
        <w:t xml:space="preserve">. 2014. Disponível em: https://micropython.org/. Acesso em: 14 out. 2022.</w:t>
      </w:r>
    </w:p>
    <w:p w:rsidR="00000000" w:rsidDel="00000000" w:rsidP="00000000" w:rsidRDefault="00000000" w:rsidRPr="00000000" w14:paraId="000001EE">
      <w:pPr>
        <w:spacing w:before="0" w:line="240" w:lineRule="auto"/>
        <w:ind w:firstLine="0"/>
        <w:jc w:val="left"/>
        <w:rPr/>
      </w:pPr>
      <w:r w:rsidDel="00000000" w:rsidR="00000000" w:rsidRPr="00000000">
        <w:rPr>
          <w:rtl w:val="0"/>
        </w:rPr>
      </w:r>
    </w:p>
    <w:p w:rsidR="00000000" w:rsidDel="00000000" w:rsidP="00000000" w:rsidRDefault="00000000" w:rsidRPr="00000000" w14:paraId="000001EF">
      <w:pPr>
        <w:spacing w:before="0" w:line="240" w:lineRule="auto"/>
        <w:ind w:firstLine="0"/>
        <w:jc w:val="left"/>
        <w:rPr/>
      </w:pPr>
      <w:r w:rsidDel="00000000" w:rsidR="00000000" w:rsidRPr="00000000">
        <w:rPr>
          <w:rtl w:val="0"/>
        </w:rPr>
        <w:t xml:space="preserve">GOOGLE. </w:t>
      </w:r>
      <w:r w:rsidDel="00000000" w:rsidR="00000000" w:rsidRPr="00000000">
        <w:rPr>
          <w:b w:val="1"/>
          <w:rtl w:val="0"/>
        </w:rPr>
        <w:t xml:space="preserve">Blockly</w:t>
      </w:r>
      <w:r w:rsidDel="00000000" w:rsidR="00000000" w:rsidRPr="00000000">
        <w:rPr>
          <w:rtl w:val="0"/>
        </w:rPr>
        <w:t xml:space="preserve">. Disponível em: https://developers.google.com/blockly. Acesso em: 14 out. 2022.</w:t>
      </w:r>
    </w:p>
    <w:p w:rsidR="00000000" w:rsidDel="00000000" w:rsidP="00000000" w:rsidRDefault="00000000" w:rsidRPr="00000000" w14:paraId="000001F0">
      <w:pPr>
        <w:spacing w:before="0" w:line="240" w:lineRule="auto"/>
        <w:ind w:firstLine="0"/>
        <w:jc w:val="left"/>
        <w:rPr/>
      </w:pPr>
      <w:r w:rsidDel="00000000" w:rsidR="00000000" w:rsidRPr="00000000">
        <w:rPr>
          <w:rtl w:val="0"/>
        </w:rPr>
      </w:r>
    </w:p>
    <w:p w:rsidR="00000000" w:rsidDel="00000000" w:rsidP="00000000" w:rsidRDefault="00000000" w:rsidRPr="00000000" w14:paraId="000001F1">
      <w:pPr>
        <w:spacing w:before="0" w:line="240" w:lineRule="auto"/>
        <w:ind w:firstLine="0"/>
        <w:jc w:val="left"/>
        <w:rPr/>
      </w:pPr>
      <w:r w:rsidDel="00000000" w:rsidR="00000000" w:rsidRPr="00000000">
        <w:rPr>
          <w:rtl w:val="0"/>
        </w:rPr>
        <w:t xml:space="preserve">HOROWITZ, Ellis. </w:t>
      </w:r>
      <w:r w:rsidDel="00000000" w:rsidR="00000000" w:rsidRPr="00000000">
        <w:rPr>
          <w:b w:val="1"/>
          <w:rtl w:val="0"/>
        </w:rPr>
        <w:t xml:space="preserve">Fundamentals of programming languages</w:t>
      </w:r>
      <w:r w:rsidDel="00000000" w:rsidR="00000000" w:rsidRPr="00000000">
        <w:rPr>
          <w:rtl w:val="0"/>
        </w:rPr>
        <w:t xml:space="preserve">. Springer Science &amp; Business Media, 1984.</w:t>
      </w:r>
    </w:p>
    <w:p w:rsidR="00000000" w:rsidDel="00000000" w:rsidP="00000000" w:rsidRDefault="00000000" w:rsidRPr="00000000" w14:paraId="000001F2">
      <w:pPr>
        <w:spacing w:before="0" w:line="240" w:lineRule="auto"/>
        <w:ind w:firstLine="0"/>
        <w:jc w:val="left"/>
        <w:rPr/>
      </w:pPr>
      <w:r w:rsidDel="00000000" w:rsidR="00000000" w:rsidRPr="00000000">
        <w:rPr>
          <w:rtl w:val="0"/>
        </w:rPr>
      </w:r>
    </w:p>
    <w:p w:rsidR="00000000" w:rsidDel="00000000" w:rsidP="00000000" w:rsidRDefault="00000000" w:rsidRPr="00000000" w14:paraId="000001F3">
      <w:pPr>
        <w:spacing w:before="0" w:line="240" w:lineRule="auto"/>
        <w:ind w:firstLine="0"/>
        <w:jc w:val="left"/>
        <w:rPr/>
      </w:pPr>
      <w:r w:rsidDel="00000000" w:rsidR="00000000" w:rsidRPr="00000000">
        <w:rPr>
          <w:rtl w:val="0"/>
        </w:rPr>
        <w:t xml:space="preserve">JUNIOR, A. G. D. S.; GONÇALVES, L. M. G.; CAURIN, </w:t>
      </w:r>
      <w:r w:rsidDel="00000000" w:rsidR="00000000" w:rsidRPr="00000000">
        <w:rPr>
          <w:rtl w:val="0"/>
        </w:rPr>
        <w:t xml:space="preserve">G. A. D. P.; TAMANAKA,</w:t>
      </w:r>
      <w:r w:rsidDel="00000000" w:rsidR="00000000" w:rsidRPr="00000000">
        <w:rPr>
          <w:rtl w:val="0"/>
        </w:rPr>
        <w:t xml:space="preserve"> G. T. B.; HERNANDES, A. C.; &amp; AROCA, R. V. </w:t>
      </w:r>
      <w:r w:rsidDel="00000000" w:rsidR="00000000" w:rsidRPr="00000000">
        <w:rPr>
          <w:b w:val="1"/>
          <w:rtl w:val="0"/>
        </w:rPr>
        <w:t xml:space="preserve">BIPES: Block Based Integrated Platform for Embedded Systems</w:t>
      </w:r>
      <w:r w:rsidDel="00000000" w:rsidR="00000000" w:rsidRPr="00000000">
        <w:rPr>
          <w:rtl w:val="0"/>
        </w:rPr>
        <w:t xml:space="preserve">. IEEE Access, 2020. Disponível em: https://ieeexplore.ieee.org/document/9246562</w:t>
      </w:r>
    </w:p>
    <w:p w:rsidR="00000000" w:rsidDel="00000000" w:rsidP="00000000" w:rsidRDefault="00000000" w:rsidRPr="00000000" w14:paraId="000001F4">
      <w:pPr>
        <w:spacing w:before="0" w:line="240" w:lineRule="auto"/>
        <w:ind w:firstLine="0"/>
        <w:jc w:val="left"/>
        <w:rPr/>
      </w:pPr>
      <w:r w:rsidDel="00000000" w:rsidR="00000000" w:rsidRPr="00000000">
        <w:rPr>
          <w:rtl w:val="0"/>
        </w:rPr>
      </w:r>
    </w:p>
    <w:p w:rsidR="00000000" w:rsidDel="00000000" w:rsidP="00000000" w:rsidRDefault="00000000" w:rsidRPr="00000000" w14:paraId="000001F5">
      <w:pPr>
        <w:spacing w:before="0" w:line="240" w:lineRule="auto"/>
        <w:ind w:firstLine="0"/>
        <w:jc w:val="left"/>
        <w:rPr/>
      </w:pPr>
      <w:r w:rsidDel="00000000" w:rsidR="00000000" w:rsidRPr="00000000">
        <w:rPr>
          <w:rtl w:val="0"/>
        </w:rPr>
        <w:t xml:space="preserve">KERNIGHAN, Brian W.; RITCHIE, Dennis M. </w:t>
      </w:r>
      <w:r w:rsidDel="00000000" w:rsidR="00000000" w:rsidRPr="00000000">
        <w:rPr>
          <w:b w:val="1"/>
          <w:rtl w:val="0"/>
        </w:rPr>
        <w:t xml:space="preserve">The C programming language</w:t>
      </w:r>
      <w:r w:rsidDel="00000000" w:rsidR="00000000" w:rsidRPr="00000000">
        <w:rPr>
          <w:rtl w:val="0"/>
        </w:rPr>
        <w:t xml:space="preserve">. Pearson Education, 1988.</w:t>
      </w:r>
    </w:p>
    <w:p w:rsidR="00000000" w:rsidDel="00000000" w:rsidP="00000000" w:rsidRDefault="00000000" w:rsidRPr="00000000" w14:paraId="000001F6">
      <w:pPr>
        <w:spacing w:before="0" w:line="240" w:lineRule="auto"/>
        <w:ind w:firstLine="0"/>
        <w:jc w:val="left"/>
        <w:rPr/>
      </w:pPr>
      <w:r w:rsidDel="00000000" w:rsidR="00000000" w:rsidRPr="00000000">
        <w:rPr>
          <w:rtl w:val="0"/>
        </w:rPr>
      </w:r>
    </w:p>
    <w:p w:rsidR="00000000" w:rsidDel="00000000" w:rsidP="00000000" w:rsidRDefault="00000000" w:rsidRPr="00000000" w14:paraId="000001F7">
      <w:pPr>
        <w:spacing w:before="0" w:line="240" w:lineRule="auto"/>
        <w:ind w:firstLine="0"/>
        <w:jc w:val="left"/>
        <w:rPr/>
      </w:pPr>
      <w:r w:rsidDel="00000000" w:rsidR="00000000" w:rsidRPr="00000000">
        <w:rPr>
          <w:rtl w:val="0"/>
        </w:rPr>
        <w:t xml:space="preserve">KWAME, Ampomah Ernest; MARTEY, Ezekiel Mensah; CHRIS, Abilimi Gilbert. </w:t>
      </w:r>
      <w:r w:rsidDel="00000000" w:rsidR="00000000" w:rsidRPr="00000000">
        <w:rPr>
          <w:b w:val="1"/>
          <w:rtl w:val="0"/>
        </w:rPr>
        <w:t xml:space="preserve">Qualitative assessment of compiled, interpreted and hybrid programming languages</w:t>
      </w:r>
      <w:r w:rsidDel="00000000" w:rsidR="00000000" w:rsidRPr="00000000">
        <w:rPr>
          <w:rtl w:val="0"/>
        </w:rPr>
        <w:t xml:space="preserve">. Communications on Applied Electronics (CAE), v. 7, n. 7, p. 8-13, 2017.</w:t>
      </w:r>
    </w:p>
    <w:p w:rsidR="00000000" w:rsidDel="00000000" w:rsidP="00000000" w:rsidRDefault="00000000" w:rsidRPr="00000000" w14:paraId="000001F8">
      <w:pPr>
        <w:spacing w:before="0" w:line="240" w:lineRule="auto"/>
        <w:ind w:firstLine="0"/>
        <w:jc w:val="left"/>
        <w:rPr/>
      </w:pPr>
      <w:r w:rsidDel="00000000" w:rsidR="00000000" w:rsidRPr="00000000">
        <w:rPr>
          <w:rtl w:val="0"/>
        </w:rPr>
      </w:r>
    </w:p>
    <w:p w:rsidR="00000000" w:rsidDel="00000000" w:rsidP="00000000" w:rsidRDefault="00000000" w:rsidRPr="00000000" w14:paraId="000001F9">
      <w:pPr>
        <w:spacing w:before="0" w:line="240" w:lineRule="auto"/>
        <w:ind w:firstLine="0"/>
        <w:jc w:val="left"/>
        <w:rPr/>
      </w:pPr>
      <w:r w:rsidDel="00000000" w:rsidR="00000000" w:rsidRPr="00000000">
        <w:rPr>
          <w:rtl w:val="0"/>
        </w:rPr>
        <w:t xml:space="preserve">MALONEY, John; MÖNIG, Jens; ROMAGOSA, Bernat. </w:t>
      </w:r>
      <w:r w:rsidDel="00000000" w:rsidR="00000000" w:rsidRPr="00000000">
        <w:rPr>
          <w:b w:val="1"/>
          <w:rtl w:val="0"/>
        </w:rPr>
        <w:t xml:space="preserve">MicroBlocks</w:t>
      </w:r>
      <w:r w:rsidDel="00000000" w:rsidR="00000000" w:rsidRPr="00000000">
        <w:rPr>
          <w:rtl w:val="0"/>
        </w:rPr>
        <w:t xml:space="preserve">. 2021. Disponível em: https://microblocks.fun/. Acesso em: 26 nov. 2022.</w:t>
      </w:r>
    </w:p>
    <w:p w:rsidR="00000000" w:rsidDel="00000000" w:rsidP="00000000" w:rsidRDefault="00000000" w:rsidRPr="00000000" w14:paraId="000001FA">
      <w:pPr>
        <w:spacing w:before="0" w:line="240" w:lineRule="auto"/>
        <w:ind w:firstLine="0"/>
        <w:jc w:val="left"/>
        <w:rPr/>
      </w:pPr>
      <w:r w:rsidDel="00000000" w:rsidR="00000000" w:rsidRPr="00000000">
        <w:rPr>
          <w:rtl w:val="0"/>
        </w:rPr>
      </w:r>
    </w:p>
    <w:p w:rsidR="00000000" w:rsidDel="00000000" w:rsidP="00000000" w:rsidRDefault="00000000" w:rsidRPr="00000000" w14:paraId="000001FB">
      <w:pPr>
        <w:spacing w:before="0" w:line="240" w:lineRule="auto"/>
        <w:ind w:firstLine="0"/>
        <w:jc w:val="left"/>
        <w:rPr/>
      </w:pPr>
      <w:r w:rsidDel="00000000" w:rsidR="00000000" w:rsidRPr="00000000">
        <w:rPr>
          <w:rtl w:val="0"/>
        </w:rPr>
        <w:t xml:space="preserve">MASSACHUSETTS INSTITUTE OF TECHNOLOGY(MIT). </w:t>
      </w:r>
      <w:r w:rsidDel="00000000" w:rsidR="00000000" w:rsidRPr="00000000">
        <w:rPr>
          <w:b w:val="1"/>
          <w:rtl w:val="0"/>
        </w:rPr>
        <w:t xml:space="preserve">Scratch</w:t>
      </w:r>
      <w:r w:rsidDel="00000000" w:rsidR="00000000" w:rsidRPr="00000000">
        <w:rPr>
          <w:rtl w:val="0"/>
        </w:rPr>
        <w:t xml:space="preserve">. Disponível em: https://scratch.mit.edu/. Acesso em: 14 out. 2022.</w:t>
      </w:r>
    </w:p>
    <w:p w:rsidR="00000000" w:rsidDel="00000000" w:rsidP="00000000" w:rsidRDefault="00000000" w:rsidRPr="00000000" w14:paraId="000001FC">
      <w:pPr>
        <w:spacing w:before="0" w:line="240" w:lineRule="auto"/>
        <w:ind w:firstLine="0"/>
        <w:jc w:val="left"/>
        <w:rPr/>
      </w:pPr>
      <w:r w:rsidDel="00000000" w:rsidR="00000000" w:rsidRPr="00000000">
        <w:rPr>
          <w:rtl w:val="0"/>
        </w:rPr>
      </w:r>
    </w:p>
    <w:p w:rsidR="00000000" w:rsidDel="00000000" w:rsidP="00000000" w:rsidRDefault="00000000" w:rsidRPr="00000000" w14:paraId="000001FD">
      <w:pPr>
        <w:spacing w:before="0" w:line="240" w:lineRule="auto"/>
        <w:ind w:firstLine="0"/>
        <w:jc w:val="left"/>
        <w:rPr/>
      </w:pPr>
      <w:r w:rsidDel="00000000" w:rsidR="00000000" w:rsidRPr="00000000">
        <w:rPr>
          <w:rtl w:val="0"/>
        </w:rPr>
        <w:t xml:space="preserve">MAZZEI, D.; </w:t>
      </w:r>
      <w:r w:rsidDel="00000000" w:rsidR="00000000" w:rsidRPr="00000000">
        <w:rPr>
          <w:rtl w:val="0"/>
        </w:rPr>
        <w:t xml:space="preserve">MONTELISCIANI,</w:t>
      </w:r>
      <w:r w:rsidDel="00000000" w:rsidR="00000000" w:rsidRPr="00000000">
        <w:rPr>
          <w:rtl w:val="0"/>
        </w:rPr>
        <w:t xml:space="preserve"> G.; BALDI, G.; FANTONI, G. </w:t>
      </w:r>
      <w:r w:rsidDel="00000000" w:rsidR="00000000" w:rsidRPr="00000000">
        <w:rPr>
          <w:b w:val="1"/>
          <w:rtl w:val="0"/>
        </w:rPr>
        <w:t xml:space="preserve">Changing the programming paradigm for the embedded in the IoT domain</w:t>
      </w:r>
      <w:r w:rsidDel="00000000" w:rsidR="00000000" w:rsidRPr="00000000">
        <w:rPr>
          <w:rtl w:val="0"/>
        </w:rPr>
        <w:t xml:space="preserve">. IEEE 2nd World Forum on Internet of Things (WF-IoT). IEEE, 2015. p. 239-244.</w:t>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MICHELI, Giovanni de; SAMI, Mariagiovanna. </w:t>
      </w:r>
      <w:r w:rsidDel="00000000" w:rsidR="00000000" w:rsidRPr="00000000">
        <w:rPr>
          <w:b w:val="1"/>
          <w:rtl w:val="0"/>
        </w:rPr>
        <w:t xml:space="preserve">Hardware/Software Co-Design</w:t>
      </w:r>
      <w:r w:rsidDel="00000000" w:rsidR="00000000" w:rsidRPr="00000000">
        <w:rPr>
          <w:rtl w:val="0"/>
        </w:rPr>
        <w:t xml:space="preserve">. Londres: Kluwer Academic Publishers, 1996.</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MOORS, Luke; LUXTON-REILLY, Andrew; DENNY, Paul. </w:t>
      </w:r>
      <w:r w:rsidDel="00000000" w:rsidR="00000000" w:rsidRPr="00000000">
        <w:rPr>
          <w:b w:val="1"/>
          <w:rtl w:val="0"/>
        </w:rPr>
        <w:t xml:space="preserve">Transitioning from block-based to text-based programming languages</w:t>
      </w:r>
      <w:r w:rsidDel="00000000" w:rsidR="00000000" w:rsidRPr="00000000">
        <w:rPr>
          <w:rtl w:val="0"/>
        </w:rPr>
        <w:t xml:space="preserve">. 2018 International Conference on Learning and Teaching in Computing and Engineering (LaTICE). IEEE, 2018. p. 57-64.</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t xml:space="preserve">PARDUE, Joe. </w:t>
      </w:r>
      <w:r w:rsidDel="00000000" w:rsidR="00000000" w:rsidRPr="00000000">
        <w:rPr>
          <w:b w:val="1"/>
          <w:rtl w:val="0"/>
        </w:rPr>
        <w:t xml:space="preserve">C programming for microcontrollers</w:t>
      </w:r>
      <w:r w:rsidDel="00000000" w:rsidR="00000000" w:rsidRPr="00000000">
        <w:rPr>
          <w:rtl w:val="0"/>
        </w:rPr>
        <w:t xml:space="preserve">. Smiley Micros. com, 2005.</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4">
      <w:pPr>
        <w:spacing w:line="240" w:lineRule="auto"/>
        <w:ind w:firstLine="0"/>
        <w:jc w:val="left"/>
        <w:rPr/>
      </w:pPr>
      <w:bookmarkStart w:colFirst="0" w:colLast="0" w:name="_heading=h.2ehs7kue7dae" w:id="54"/>
      <w:bookmarkEnd w:id="54"/>
      <w:r w:rsidDel="00000000" w:rsidR="00000000" w:rsidRPr="00000000">
        <w:rPr>
          <w:rtl w:val="0"/>
        </w:rPr>
        <w:t xml:space="preserve">RITCHIE, Dennis M. </w:t>
      </w:r>
      <w:r w:rsidDel="00000000" w:rsidR="00000000" w:rsidRPr="00000000">
        <w:rPr>
          <w:b w:val="1"/>
          <w:rtl w:val="0"/>
        </w:rPr>
        <w:t xml:space="preserve">The development of the C language</w:t>
      </w:r>
      <w:r w:rsidDel="00000000" w:rsidR="00000000" w:rsidRPr="00000000">
        <w:rPr>
          <w:rtl w:val="0"/>
        </w:rPr>
        <w:t xml:space="preserve">. ACM Sigplan Notices, v. 28, n. 3, 1993.</w:t>
        <w:br w:type="textWrapping"/>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SAMMET, Jean E. </w:t>
      </w:r>
      <w:r w:rsidDel="00000000" w:rsidR="00000000" w:rsidRPr="00000000">
        <w:rPr>
          <w:b w:val="1"/>
          <w:rtl w:val="0"/>
        </w:rPr>
        <w:t xml:space="preserve">Programming languages: History and fundamentals</w:t>
      </w:r>
      <w:r w:rsidDel="00000000" w:rsidR="00000000" w:rsidRPr="00000000">
        <w:rPr>
          <w:rtl w:val="0"/>
        </w:rPr>
        <w:t xml:space="preserve">. Prentice-Hall, Inc., 1969.</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SEBESTA, Robert W. </w:t>
      </w:r>
      <w:r w:rsidDel="00000000" w:rsidR="00000000" w:rsidRPr="00000000">
        <w:rPr>
          <w:b w:val="1"/>
          <w:rtl w:val="0"/>
        </w:rPr>
        <w:t xml:space="preserve">Conceitos de Linguagens de Programação</w:t>
      </w:r>
      <w:r w:rsidDel="00000000" w:rsidR="00000000" w:rsidRPr="00000000">
        <w:rPr>
          <w:rtl w:val="0"/>
        </w:rPr>
        <w:t xml:space="preserve">. Bookman Editora, 2018.</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9">
      <w:pPr>
        <w:spacing w:line="240" w:lineRule="auto"/>
        <w:ind w:firstLine="0"/>
        <w:jc w:val="left"/>
        <w:rPr/>
      </w:pPr>
      <w:bookmarkStart w:colFirst="0" w:colLast="0" w:name="_heading=h.oqk9mbyam2zd" w:id="55"/>
      <w:bookmarkEnd w:id="55"/>
      <w:r w:rsidDel="00000000" w:rsidR="00000000" w:rsidRPr="00000000">
        <w:rPr>
          <w:rtl w:val="0"/>
        </w:rPr>
        <w:t xml:space="preserve">SLONNEGER, Kenneth; KURTZ, Barry L. </w:t>
      </w:r>
      <w:r w:rsidDel="00000000" w:rsidR="00000000" w:rsidRPr="00000000">
        <w:rPr>
          <w:b w:val="1"/>
          <w:rtl w:val="0"/>
        </w:rPr>
        <w:t xml:space="preserve">Formal syntax and semantics of programming languages</w:t>
      </w:r>
      <w:r w:rsidDel="00000000" w:rsidR="00000000" w:rsidRPr="00000000">
        <w:rPr>
          <w:rtl w:val="0"/>
        </w:rPr>
        <w:t xml:space="preserve">. Addison-Wesley, 1995.</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B">
      <w:pPr>
        <w:spacing w:line="240" w:lineRule="auto"/>
        <w:ind w:firstLine="0"/>
        <w:jc w:val="left"/>
        <w:rPr/>
      </w:pPr>
      <w:r w:rsidDel="00000000" w:rsidR="00000000" w:rsidRPr="00000000">
        <w:rPr>
          <w:rtl w:val="0"/>
        </w:rPr>
        <w:t xml:space="preserve">STROUSTRUP, Bjarne. </w:t>
      </w:r>
      <w:r w:rsidDel="00000000" w:rsidR="00000000" w:rsidRPr="00000000">
        <w:rPr>
          <w:b w:val="1"/>
          <w:rtl w:val="0"/>
        </w:rPr>
        <w:t xml:space="preserve">The </w:t>
      </w:r>
      <w:r w:rsidDel="00000000" w:rsidR="00000000" w:rsidRPr="00000000">
        <w:rPr>
          <w:b w:val="1"/>
          <w:rtl w:val="0"/>
        </w:rPr>
        <w:t xml:space="preserve">C++</w:t>
      </w:r>
      <w:r w:rsidDel="00000000" w:rsidR="00000000" w:rsidRPr="00000000">
        <w:rPr>
          <w:b w:val="1"/>
          <w:rtl w:val="0"/>
        </w:rPr>
        <w:t xml:space="preserve"> programming language</w:t>
      </w:r>
      <w:r w:rsidDel="00000000" w:rsidR="00000000" w:rsidRPr="00000000">
        <w:rPr>
          <w:rtl w:val="0"/>
        </w:rPr>
        <w:t xml:space="preserve">. Pearson Education, 2013.</w:t>
        <w:br w:type="textWrapping"/>
      </w:r>
    </w:p>
    <w:p w:rsidR="00000000" w:rsidDel="00000000" w:rsidP="00000000" w:rsidRDefault="00000000" w:rsidRPr="00000000" w14:paraId="0000020C">
      <w:pPr>
        <w:spacing w:line="240" w:lineRule="auto"/>
        <w:ind w:firstLine="0"/>
        <w:jc w:val="left"/>
        <w:rPr/>
      </w:pPr>
      <w:r w:rsidDel="00000000" w:rsidR="00000000" w:rsidRPr="00000000">
        <w:rPr>
          <w:rtl w:val="0"/>
        </w:rPr>
        <w:t xml:space="preserve">STROUSTRUP, Bjarne. </w:t>
      </w:r>
      <w:r w:rsidDel="00000000" w:rsidR="00000000" w:rsidRPr="00000000">
        <w:rPr>
          <w:b w:val="1"/>
          <w:rtl w:val="0"/>
        </w:rPr>
        <w:t xml:space="preserve">The essence of C++</w:t>
      </w:r>
      <w:r w:rsidDel="00000000" w:rsidR="00000000" w:rsidRPr="00000000">
        <w:rPr>
          <w:rtl w:val="0"/>
        </w:rPr>
        <w:t xml:space="preserve">. Video. Edinburgh: The University of Edinburgh, 2014.</w:t>
      </w:r>
    </w:p>
    <w:p w:rsidR="00000000" w:rsidDel="00000000" w:rsidP="00000000" w:rsidRDefault="00000000" w:rsidRPr="00000000" w14:paraId="0000020D">
      <w:pPr>
        <w:spacing w:line="240" w:lineRule="auto"/>
        <w:ind w:firstLine="0"/>
        <w:jc w:val="left"/>
        <w:rPr/>
      </w:pPr>
      <w:r w:rsidDel="00000000" w:rsidR="00000000" w:rsidRPr="00000000">
        <w:rPr>
          <w:rtl w:val="0"/>
        </w:rPr>
      </w:r>
    </w:p>
    <w:p w:rsidR="00000000" w:rsidDel="00000000" w:rsidP="00000000" w:rsidRDefault="00000000" w:rsidRPr="00000000" w14:paraId="0000020E">
      <w:pPr>
        <w:spacing w:line="240" w:lineRule="auto"/>
        <w:ind w:firstLine="0"/>
        <w:jc w:val="left"/>
        <w:rPr/>
      </w:pPr>
      <w:r w:rsidDel="00000000" w:rsidR="00000000" w:rsidRPr="00000000">
        <w:rPr>
          <w:rtl w:val="0"/>
        </w:rPr>
        <w:t xml:space="preserve">TOLLERVEY, Nicholas H. </w:t>
      </w:r>
      <w:r w:rsidDel="00000000" w:rsidR="00000000" w:rsidRPr="00000000">
        <w:rPr>
          <w:b w:val="1"/>
          <w:rtl w:val="0"/>
        </w:rPr>
        <w:t xml:space="preserve">Programming with MicroPython: embedded programming with microcontrollers and Python</w:t>
      </w:r>
      <w:r w:rsidDel="00000000" w:rsidR="00000000" w:rsidRPr="00000000">
        <w:rPr>
          <w:rtl w:val="0"/>
        </w:rPr>
        <w:t xml:space="preserve">. O'Reilly Media, Inc., 2017.</w:t>
        <w:br w:type="textWrapping"/>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WATSON, Des. </w:t>
      </w:r>
      <w:r w:rsidDel="00000000" w:rsidR="00000000" w:rsidRPr="00000000">
        <w:rPr>
          <w:b w:val="1"/>
          <w:highlight w:val="white"/>
          <w:rtl w:val="0"/>
        </w:rPr>
        <w:t xml:space="preserve">Compilers and Interpreters</w:t>
      </w:r>
      <w:r w:rsidDel="00000000" w:rsidR="00000000" w:rsidRPr="00000000">
        <w:rPr>
          <w:highlight w:val="white"/>
          <w:rtl w:val="0"/>
        </w:rPr>
        <w:t xml:space="preserve">. Springer, 2017.</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WEINTROP, David. </w:t>
      </w:r>
      <w:r w:rsidDel="00000000" w:rsidR="00000000" w:rsidRPr="00000000">
        <w:rPr>
          <w:b w:val="1"/>
          <w:highlight w:val="white"/>
          <w:rtl w:val="0"/>
        </w:rPr>
        <w:t xml:space="preserve">Block-based programming in computer science education</w:t>
      </w:r>
      <w:r w:rsidDel="00000000" w:rsidR="00000000" w:rsidRPr="00000000">
        <w:rPr>
          <w:highlight w:val="white"/>
          <w:rtl w:val="0"/>
        </w:rPr>
        <w:t xml:space="preserve">. Communications of the ACM, v. 62, n. 8, p. 22-25, 2019.</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WEINTROP, David; WILENSKY, Uri. </w:t>
      </w:r>
      <w:r w:rsidDel="00000000" w:rsidR="00000000" w:rsidRPr="00000000">
        <w:rPr>
          <w:b w:val="1"/>
          <w:highlight w:val="white"/>
          <w:rtl w:val="0"/>
        </w:rPr>
        <w:t xml:space="preserve">To block or not to block, that is the question: students' perceptions of blocks-based programming</w:t>
      </w:r>
      <w:r w:rsidDel="00000000" w:rsidR="00000000" w:rsidRPr="00000000">
        <w:rPr>
          <w:highlight w:val="white"/>
          <w:rtl w:val="0"/>
        </w:rPr>
        <w:t xml:space="preserve">. Proceedings of the 14th international conference on interaction design and children. 2015. p. 199-208.</w:t>
      </w: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WEINTROP, David; WILENSKY, Uri. </w:t>
      </w:r>
      <w:r w:rsidDel="00000000" w:rsidR="00000000" w:rsidRPr="00000000">
        <w:rPr>
          <w:b w:val="1"/>
          <w:rtl w:val="0"/>
        </w:rPr>
        <w:t xml:space="preserve">Using commutative assessments to compare conceptual understanding in blocks-based and text-based programs</w:t>
      </w:r>
      <w:r w:rsidDel="00000000" w:rsidR="00000000" w:rsidRPr="00000000">
        <w:rPr>
          <w:rtl w:val="0"/>
        </w:rPr>
        <w:t xml:space="preserve">. Proceedings of the eleventh annual international conference on international computing education research. 2015. p. 101-110.</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9"/>
        </w:sdtPr>
        <w:sdtContent>
          <w:commentRangeStart w:id="6"/>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ANTUNES, Pedro F.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Ambiente de robótica educacional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2016. 120 f. Dissertação </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(Mestrado em Engenharia Mecânica) – Universidade Federal de Minas Gerais, Belo </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Horizonte, 2016.</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0"/>
        </w:sdtPr>
        <w:sdtContent>
          <w:commentRangeStart w:id="7"/>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BRASIL.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Lei nº 9.887,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 7 de dezembro de 1999</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Altera a legislação tributária federal. Disponível em: http://www.in.gov.br/mp_leis/leis_texto.asp?Id=LEI%209887. Acesso em: 22 dez. 1999</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1"/>
        </w:sdtPr>
        <w:sdtContent>
          <w:commentRangeStart w:id="8"/>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BRASIL. Ministério do Trabalho e Emprego.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NR 10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Segurança em instalações e serviços em eletricidade. 7 dez. 2004. Disponível em: http://portal.mte.gov.br/data/files/FF8080812BE4CA7C012BE520074E5264/nr_10.pdf. Acesso em: 6 maio 2011</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sdt>
        <w:sdtPr>
          <w:tag w:val="goog_rdk_12"/>
        </w:sdtPr>
        <w:sdtContent>
          <w:commentRangeStart w:id="9"/>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CECHINEL, Carolina M.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Estudo da exposição ocupacional dos profissionais das </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técnicas radiológicas em medicina nuclear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58f. 2017. Trabalho de Conclusão de Curso (Curso Superior de Tecnologia em Radiologia) – Departamento Acadêmico de Saúde e Serviços, IFSC, Florianópolis, 2017. Disponível em: http://sites.florianopolis.ifsc.edu.br/radiologia/files/2017/10/2017-CAROLINA-MARTINSCECHINEL.-ESTUDO-DA-EXPOSI%C3%87%C3%83O-OCUPACIONAL-DOSPROFISSIONAIS0ADAS-T%C3%89CNICAS-RADIOL%C3%93GICAS-EM-MEDICINANUCLEAR.pdf. Acesso em: 03 abr. 2018</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3"/>
        </w:sdtPr>
        <w:sdtContent>
          <w:commentRangeStart w:id="10"/>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FUNDAÇÃO OSWALDO CRUZ.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Cuidado ao paciente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 http://pdf.datasheetcatalog.com/datasheet_pdf/philips/100124A_to_100124Y.pdf. Acesso em: 14 mar. 2018.</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4"/>
        </w:sdtPr>
        <w:sdtContent>
          <w:commentRangeStart w:id="11"/>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SANTOS, Max M. 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Veículos elétricos e híbridos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fundamentos, características e aplicações. São Paulo: Érica, 2020.</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5"/>
        </w:sdtPr>
        <w:sdtContent>
          <w:commentRangeStart w:id="12"/>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SILVA, Maria. M. L. Crimes da era digital.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Rio de Janeiro, nov. 1998. Seção Ponto de Vista. Disponível em: http://www.brazilnet.com.br/contexts/brasilrevistas.htm. Acesso em: 28 nov. 1998.</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tag w:val="goog_rdk_16"/>
        </w:sdtPr>
        <w:sdtContent>
          <w:commentRangeStart w:id="13"/>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SOUZA, L. S.; BORGES, A. L.; REZENDE, J. O. Influência da correção e do preparo do solo sobre algumas propriedades químicas do solo cultivado com bananeiras. In: REUNIÃO BRASILEIRA DE FERTILIDADE DO SOLO E NUTRIÇÃO DE PLANTAS, 21, 1994, Petrolina.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Anais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Petrolina: EMBRAPA, CPATSA, 1994. p. 3-4.</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D">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b w:val="1"/>
          <w:smallCaps w:val="1"/>
        </w:rPr>
      </w:pPr>
      <w:bookmarkStart w:colFirst="0" w:colLast="0" w:name="_heading=h.13gzlnksz5j0" w:id="56"/>
      <w:bookmarkEnd w:id="56"/>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APÊNDICES</w:t>
      </w:r>
      <w:r w:rsidDel="00000000" w:rsidR="00000000" w:rsidRPr="00000000">
        <w:rPr>
          <w:rtl w:val="0"/>
        </w:rPr>
      </w:r>
    </w:p>
    <w:p w:rsidR="00000000" w:rsidDel="00000000" w:rsidP="00000000" w:rsidRDefault="00000000" w:rsidRPr="00000000" w14:paraId="0000023E">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1pxezwc" w:id="57"/>
      <w:bookmarkEnd w:id="5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A – Título</w:t>
      </w:r>
      <w:r w:rsidDel="00000000" w:rsidR="00000000" w:rsidRPr="00000000">
        <w:rPr>
          <w:rtl w:val="0"/>
        </w:rPr>
      </w:r>
    </w:p>
    <w:p w:rsidR="00000000" w:rsidDel="00000000" w:rsidP="00000000" w:rsidRDefault="00000000" w:rsidRPr="00000000" w14:paraId="0000023F">
      <w:pPr>
        <w:spacing w:before="0" w:line="240" w:lineRule="auto"/>
        <w:ind w:firstLine="0"/>
        <w:jc w:val="cente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B – Títul</w:t>
      </w:r>
      <w:r w:rsidDel="00000000" w:rsidR="00000000" w:rsidRPr="00000000">
        <w:rPr>
          <w:rtl w:val="0"/>
        </w:rPr>
        <w:t xml:space="preserve">o</w:t>
      </w:r>
      <w:r w:rsidDel="00000000" w:rsidR="00000000" w:rsidRPr="00000000">
        <w:rPr>
          <w:rtl w:val="0"/>
        </w:rPr>
      </w:r>
    </w:p>
    <w:p w:rsidR="00000000" w:rsidDel="00000000" w:rsidP="00000000" w:rsidRDefault="00000000" w:rsidRPr="00000000" w14:paraId="00000240">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left"/>
        <w:rPr>
          <w:b w:val="1"/>
          <w:smallCaps w:val="1"/>
        </w:rPr>
      </w:pPr>
      <w:bookmarkStart w:colFirst="0" w:colLast="0" w:name="_heading=h.hoyz8c736ywc" w:id="58"/>
      <w:bookmarkEnd w:id="58"/>
      <w:r w:rsidDel="00000000" w:rsidR="00000000" w:rsidRPr="00000000">
        <w:rPr>
          <w:rtl w:val="0"/>
        </w:rPr>
      </w:r>
    </w:p>
    <w:p w:rsidR="00000000" w:rsidDel="00000000" w:rsidP="00000000" w:rsidRDefault="00000000" w:rsidRPr="00000000" w14:paraId="00000241">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b w:val="1"/>
          <w:smallCaps w:val="1"/>
        </w:rPr>
      </w:pPr>
      <w:bookmarkStart w:colFirst="0" w:colLast="0" w:name="_heading=h.n6btkh4mfpss" w:id="59"/>
      <w:bookmarkEnd w:id="59"/>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ANEXOS</w:t>
      </w:r>
      <w:r w:rsidDel="00000000" w:rsidR="00000000" w:rsidRPr="00000000">
        <w:rPr>
          <w:rtl w:val="0"/>
        </w:rPr>
      </w:r>
    </w:p>
    <w:p w:rsidR="00000000" w:rsidDel="00000000" w:rsidP="00000000" w:rsidRDefault="00000000" w:rsidRPr="00000000" w14:paraId="00000242">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b w:val="1"/>
          <w:smallCaps w:val="1"/>
        </w:rPr>
      </w:pPr>
      <w:bookmarkStart w:colFirst="0" w:colLast="0" w:name="_heading=h.147n2zr" w:id="60"/>
      <w:bookmarkEnd w:id="6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A – Título</w:t>
      </w:r>
      <w:r w:rsidDel="00000000" w:rsidR="00000000" w:rsidRPr="00000000">
        <w:rPr>
          <w:rtl w:val="0"/>
        </w:rPr>
      </w:r>
    </w:p>
    <w:p w:rsidR="00000000" w:rsidDel="00000000" w:rsidP="00000000" w:rsidRDefault="00000000" w:rsidRPr="00000000" w14:paraId="00000243">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3o7alnk" w:id="61"/>
      <w:bookmarkEnd w:id="6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B – Título</w:t>
      </w:r>
      <w:r w:rsidDel="00000000" w:rsidR="00000000" w:rsidRPr="00000000">
        <w:rPr>
          <w:rtl w:val="0"/>
        </w:rPr>
      </w:r>
    </w:p>
    <w:sectPr>
      <w:headerReference r:id="rId24" w:type="first"/>
      <w:type w:val="nextPage"/>
      <w:pgSz w:h="16840" w:w="11907" w:orient="portrait"/>
      <w:pgMar w:bottom="1133.8582677165355" w:top="1700.7874015748032" w:left="1700.7874015748032" w:right="1133.8582677165355" w:header="720" w:footer="720"/>
      <w:pgNumType w:start="2"/>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ycolas abreu" w:id="3" w:date="2022-10-26T20:23:05Z">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Aprofundar mais as diferenças de interpretado e compilado</w:t>
      </w:r>
    </w:p>
  </w:comment>
  <w:comment w:author="Gustavo Orsi" w:id="5" w:date="2021-08-10T10:39:00Z">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ordem alfabética, alinhadas à esquerda, com espaço entre linhas simples e o espaço de um “enter” entre uma e outra)</w:t>
      </w:r>
    </w:p>
  </w:comment>
  <w:comment w:author="Gustavo Orsi" w:id="13" w:date="2021-08-10T10:47:00Z">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Trabalho apresentado em evento</w:t>
      </w:r>
    </w:p>
  </w:comment>
  <w:comment w:author="nycolas abreu" w:id="4" w:date="2022-10-26T20:25:00Z">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Citar os outros estudos brevemente</w:t>
      </w:r>
    </w:p>
  </w:comment>
  <w:comment w:author="Gustavo Orsi" w:id="10" w:date="2021-08-10T10:47:00Z">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Homepage</w:t>
      </w:r>
    </w:p>
  </w:comment>
  <w:comment w:author="Renan Augusto Starke" w:id="2" w:date="2022-10-25T18:26:48Z">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Podes comentar da compilação JIT (Just in time),  AOT (Ahead of time) e JAOT (Just ahead of time).</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Exemplos: Java - JIT   ,   AOT - C, C++ (compilação),     JAOT (linguagem Júlia)</w:t>
      </w:r>
    </w:p>
  </w:comment>
  <w:comment w:author="Gustavo Orsi" w:id="9" w:date="2021-08-10T10:48:00Z">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TCC (em meio eletrônico)</w:t>
      </w:r>
    </w:p>
  </w:comment>
  <w:comment w:author="Gustavo Orsi" w:id="8" w:date="2021-08-10T10:48:00Z">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 Regulamentadora</w:t>
      </w:r>
    </w:p>
  </w:comment>
  <w:comment w:author="Gustavo Orsi" w:id="11" w:date="2021-08-10T10:48:00Z">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Livro</w:t>
      </w:r>
    </w:p>
  </w:comment>
  <w:comment w:author="nycolas abreu" w:id="0" w:date="2022-10-26T00:26:24Z">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melhorou?</w:t>
      </w:r>
    </w:p>
  </w:comment>
  <w:comment w:author="nycolas abreu" w:id="1" w:date="2022-10-26T20:23:38Z">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DE SITE NORMAL, citar o ifsc no texto</w:t>
      </w:r>
    </w:p>
  </w:comment>
  <w:comment w:author="Gustavo Orsi" w:id="6" w:date="2021-08-10T10:49:00Z">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Dissertação</w:t>
      </w:r>
    </w:p>
  </w:comment>
  <w:comment w:author="Gustavo Orsi" w:id="7" w:date="2021-08-10T10:49:00Z">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Leis e Decretos (em meio eletrônico)</w:t>
      </w:r>
    </w:p>
  </w:comment>
  <w:comment w:author="Gustavo Orsi" w:id="12" w:date="2021-08-10T10:47:00Z">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Artigo de Revista (em meio eletrônico)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4C" w15:done="0"/>
  <w15:commentEx w15:paraId="0000024D" w15:done="0"/>
  <w15:commentEx w15:paraId="0000024E" w15:done="0"/>
  <w15:commentEx w15:paraId="0000024F" w15:done="0"/>
  <w15:commentEx w15:paraId="00000250" w15:done="0"/>
  <w15:commentEx w15:paraId="00000253" w15:done="0"/>
  <w15:commentEx w15:paraId="00000254" w15:done="0"/>
  <w15:commentEx w15:paraId="00000255" w15:done="0"/>
  <w15:commentEx w15:paraId="00000256" w15:done="0"/>
  <w15:commentEx w15:paraId="00000257" w15:done="0"/>
  <w15:commentEx w15:paraId="00000258" w15:done="0"/>
  <w15:commentEx w15:paraId="00000259" w15:done="0"/>
  <w15:commentEx w15:paraId="0000025A" w15:done="0"/>
  <w15:commentEx w15:paraId="0000025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eorgia"/>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center" w:pos="9000"/>
      </w:tabs>
      <w:spacing w:after="0" w:before="120" w:line="360" w:lineRule="auto"/>
      <w:ind w:left="0" w:right="72"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lowerLetter"/>
      <w:lvlText w:val="%1)"/>
      <w:lvlJc w:val="left"/>
      <w:pPr>
        <w:ind w:left="1494" w:hanging="360"/>
      </w:pPr>
      <w:rPr/>
    </w:lvl>
    <w:lvl w:ilvl="1">
      <w:start w:val="1"/>
      <w:numFmt w:val="lowerLetter"/>
      <w:lvlText w:val="%2."/>
      <w:lvlJc w:val="left"/>
      <w:pPr>
        <w:ind w:left="2214" w:hanging="360"/>
      </w:pPr>
      <w:rPr/>
    </w:lvl>
    <w:lvl w:ilvl="2">
      <w:start w:val="1"/>
      <w:numFmt w:val="lowerRoman"/>
      <w:lvlText w:val="%3."/>
      <w:lvlJc w:val="right"/>
      <w:pPr>
        <w:ind w:left="2934" w:hanging="180"/>
      </w:pPr>
      <w:rPr/>
    </w:lvl>
    <w:lvl w:ilvl="3">
      <w:start w:val="1"/>
      <w:numFmt w:val="decimal"/>
      <w:lvlText w:val="%4."/>
      <w:lvlJc w:val="left"/>
      <w:pPr>
        <w:ind w:left="3654" w:hanging="360"/>
      </w:pPr>
      <w:rPr/>
    </w:lvl>
    <w:lvl w:ilvl="4">
      <w:start w:val="1"/>
      <w:numFmt w:val="lowerLetter"/>
      <w:lvlText w:val="%5."/>
      <w:lvlJc w:val="left"/>
      <w:pPr>
        <w:ind w:left="4374" w:hanging="360"/>
      </w:pPr>
      <w:rPr/>
    </w:lvl>
    <w:lvl w:ilvl="5">
      <w:start w:val="1"/>
      <w:numFmt w:val="lowerRoman"/>
      <w:lvlText w:val="%6."/>
      <w:lvlJc w:val="right"/>
      <w:pPr>
        <w:ind w:left="5094" w:hanging="180"/>
      </w:pPr>
      <w:rPr/>
    </w:lvl>
    <w:lvl w:ilvl="6">
      <w:start w:val="1"/>
      <w:numFmt w:val="decimal"/>
      <w:lvlText w:val="%7."/>
      <w:lvlJc w:val="left"/>
      <w:pPr>
        <w:ind w:left="5814" w:hanging="360"/>
      </w:pPr>
      <w:rPr/>
    </w:lvl>
    <w:lvl w:ilvl="7">
      <w:start w:val="1"/>
      <w:numFmt w:val="lowerLetter"/>
      <w:lvlText w:val="%8."/>
      <w:lvlJc w:val="left"/>
      <w:pPr>
        <w:ind w:left="6534" w:hanging="360"/>
      </w:pPr>
      <w:rPr/>
    </w:lvl>
    <w:lvl w:ilvl="8">
      <w:start w:val="1"/>
      <w:numFmt w:val="lowerRoman"/>
      <w:lvlText w:val="%9."/>
      <w:lvlJc w:val="right"/>
      <w:pPr>
        <w:ind w:left="7254" w:hanging="18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before="120" w:line="360" w:lineRule="auto"/>
        <w:ind w:firstLine="113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480" w:before="0" w:line="240" w:lineRule="auto"/>
      <w:ind w:left="431" w:hanging="431"/>
    </w:pPr>
    <w:rPr>
      <w:b w:val="1"/>
      <w:smallCaps w:val="1"/>
    </w:rPr>
  </w:style>
  <w:style w:type="paragraph" w:styleId="Heading2">
    <w:name w:val="heading 2"/>
    <w:basedOn w:val="Normal"/>
    <w:next w:val="Normal"/>
    <w:pPr>
      <w:keepNext w:val="1"/>
      <w:spacing w:after="480" w:before="480" w:line="240" w:lineRule="auto"/>
      <w:ind w:left="576" w:hanging="576"/>
    </w:pPr>
    <w:rPr>
      <w:b w:val="1"/>
    </w:rPr>
  </w:style>
  <w:style w:type="paragraph" w:styleId="Heading3">
    <w:name w:val="heading 3"/>
    <w:basedOn w:val="Normal"/>
    <w:next w:val="Normal"/>
    <w:pPr>
      <w:keepNext w:val="1"/>
      <w:spacing w:after="480" w:before="480" w:line="240" w:lineRule="auto"/>
      <w:ind w:left="720" w:hanging="720"/>
    </w:pPr>
    <w:rPr/>
  </w:style>
  <w:style w:type="paragraph" w:styleId="Heading4">
    <w:name w:val="heading 4"/>
    <w:basedOn w:val="Normal"/>
    <w:next w:val="Normal"/>
    <w:pPr>
      <w:keepNext w:val="1"/>
      <w:spacing w:after="480" w:before="480" w:line="240" w:lineRule="auto"/>
      <w:ind w:left="862" w:hanging="862"/>
    </w:pPr>
    <w:rPr>
      <w:i w:val="1"/>
    </w:rPr>
  </w:style>
  <w:style w:type="paragraph" w:styleId="Heading5">
    <w:name w:val="heading 5"/>
    <w:basedOn w:val="Normal"/>
    <w:next w:val="Normal"/>
    <w:pPr>
      <w:spacing w:after="60" w:before="240" w:lineRule="auto"/>
      <w:ind w:left="1008" w:hanging="1008"/>
    </w:pPr>
    <w:rPr>
      <w:rFonts w:ascii="Calibri" w:cs="Calibri" w:eastAsia="Calibri" w:hAnsi="Calibri"/>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407C2"/>
    <w:pPr>
      <w:spacing w:before="120" w:line="360" w:lineRule="auto"/>
      <w:ind w:firstLine="1134"/>
      <w:jc w:val="both"/>
    </w:pPr>
    <w:rPr>
      <w:rFonts w:ascii="Arial" w:hAnsi="Arial"/>
      <w:sz w:val="24"/>
      <w:szCs w:val="24"/>
    </w:rPr>
  </w:style>
  <w:style w:type="paragraph" w:styleId="Ttulo1">
    <w:name w:val="heading 1"/>
    <w:basedOn w:val="Normal"/>
    <w:next w:val="Normal"/>
    <w:qFormat w:val="1"/>
    <w:rsid w:val="00651761"/>
    <w:pPr>
      <w:keepNext w:val="1"/>
      <w:numPr>
        <w:numId w:val="1"/>
      </w:numPr>
      <w:spacing w:after="480" w:before="0" w:line="240" w:lineRule="auto"/>
      <w:ind w:left="431" w:hanging="431"/>
      <w:outlineLvl w:val="0"/>
    </w:pPr>
    <w:rPr>
      <w:rFonts w:cs="Arial"/>
      <w:b w:val="1"/>
      <w:caps w:val="1"/>
    </w:rPr>
  </w:style>
  <w:style w:type="paragraph" w:styleId="Ttulo2">
    <w:name w:val="heading 2"/>
    <w:basedOn w:val="Normal"/>
    <w:next w:val="Normal"/>
    <w:qFormat w:val="1"/>
    <w:rsid w:val="008C51A5"/>
    <w:pPr>
      <w:keepNext w:val="1"/>
      <w:numPr>
        <w:ilvl w:val="1"/>
        <w:numId w:val="1"/>
      </w:numPr>
      <w:suppressAutoHyphens w:val="1"/>
      <w:spacing w:after="480" w:before="480" w:line="240" w:lineRule="auto"/>
      <w:outlineLvl w:val="1"/>
    </w:pPr>
    <w:rPr>
      <w:b w:val="1"/>
      <w:szCs w:val="20"/>
    </w:rPr>
  </w:style>
  <w:style w:type="paragraph" w:styleId="Ttulo3">
    <w:name w:val="heading 3"/>
    <w:basedOn w:val="Normal"/>
    <w:next w:val="Normal"/>
    <w:qFormat w:val="1"/>
    <w:rsid w:val="008C51A5"/>
    <w:pPr>
      <w:keepNext w:val="1"/>
      <w:numPr>
        <w:ilvl w:val="2"/>
        <w:numId w:val="1"/>
      </w:numPr>
      <w:suppressAutoHyphens w:val="1"/>
      <w:spacing w:after="480" w:before="480" w:line="240" w:lineRule="auto"/>
      <w:outlineLvl w:val="2"/>
    </w:pPr>
    <w:rPr>
      <w:rFonts w:cs="Arial"/>
      <w:bCs w:val="1"/>
      <w:szCs w:val="26"/>
    </w:rPr>
  </w:style>
  <w:style w:type="paragraph" w:styleId="Ttulo4">
    <w:name w:val="heading 4"/>
    <w:basedOn w:val="Normal"/>
    <w:next w:val="Normal"/>
    <w:link w:val="Ttulo4Char"/>
    <w:uiPriority w:val="9"/>
    <w:unhideWhenUsed w:val="1"/>
    <w:qFormat w:val="1"/>
    <w:rsid w:val="008C51A5"/>
    <w:pPr>
      <w:keepNext w:val="1"/>
      <w:numPr>
        <w:ilvl w:val="3"/>
        <w:numId w:val="1"/>
      </w:numPr>
      <w:spacing w:after="480" w:before="480" w:line="240" w:lineRule="auto"/>
      <w:ind w:left="862" w:hanging="862"/>
      <w:outlineLvl w:val="3"/>
    </w:pPr>
    <w:rPr>
      <w:bCs w:val="1"/>
      <w:i w:val="1"/>
      <w:szCs w:val="28"/>
    </w:rPr>
  </w:style>
  <w:style w:type="paragraph" w:styleId="Ttulo5">
    <w:name w:val="heading 5"/>
    <w:basedOn w:val="Normal"/>
    <w:next w:val="Normal"/>
    <w:link w:val="Ttulo5Char"/>
    <w:uiPriority w:val="9"/>
    <w:unhideWhenUsed w:val="1"/>
    <w:rsid w:val="00E1357B"/>
    <w:pPr>
      <w:numPr>
        <w:ilvl w:val="4"/>
        <w:numId w:val="1"/>
      </w:numPr>
      <w:spacing w:after="60" w:before="240"/>
      <w:outlineLvl w:val="4"/>
    </w:pPr>
    <w:rPr>
      <w:rFonts w:ascii="Calibri" w:hAnsi="Calibri"/>
      <w:b w:val="1"/>
      <w:bCs w:val="1"/>
      <w:i w:val="1"/>
      <w:iCs w:val="1"/>
      <w:sz w:val="26"/>
      <w:szCs w:val="26"/>
    </w:rPr>
  </w:style>
  <w:style w:type="paragraph" w:styleId="Ttulo6">
    <w:name w:val="heading 6"/>
    <w:basedOn w:val="Normal"/>
    <w:next w:val="Normal"/>
    <w:qFormat w:val="1"/>
    <w:pPr>
      <w:numPr>
        <w:ilvl w:val="5"/>
        <w:numId w:val="1"/>
      </w:numPr>
      <w:spacing w:after="60" w:before="240"/>
      <w:outlineLvl w:val="5"/>
    </w:pPr>
    <w:rPr>
      <w:rFonts w:ascii="Times New Roman" w:hAnsi="Times New Roman"/>
      <w:b w:val="1"/>
      <w:bCs w:val="1"/>
      <w:sz w:val="22"/>
      <w:szCs w:val="22"/>
    </w:rPr>
  </w:style>
  <w:style w:type="paragraph" w:styleId="Ttulo7">
    <w:name w:val="heading 7"/>
    <w:basedOn w:val="Ttulo1"/>
    <w:next w:val="Normal"/>
    <w:link w:val="Ttulo7Char"/>
    <w:uiPriority w:val="9"/>
    <w:unhideWhenUsed w:val="1"/>
    <w:qFormat w:val="1"/>
    <w:rsid w:val="00C407C2"/>
    <w:pPr>
      <w:numPr>
        <w:numId w:val="0"/>
      </w:numPr>
      <w:jc w:val="center"/>
      <w:outlineLvl w:val="6"/>
    </w:pPr>
  </w:style>
  <w:style w:type="paragraph" w:styleId="Ttulo8">
    <w:name w:val="heading 8"/>
    <w:basedOn w:val="Ttulo1"/>
    <w:next w:val="Normal"/>
    <w:link w:val="Ttulo8Char"/>
    <w:uiPriority w:val="9"/>
    <w:unhideWhenUsed w:val="1"/>
    <w:qFormat w:val="1"/>
    <w:rsid w:val="00C407C2"/>
    <w:pPr>
      <w:numPr>
        <w:numId w:val="0"/>
      </w:numPr>
      <w:jc w:val="center"/>
      <w:outlineLvl w:val="7"/>
    </w:pPr>
  </w:style>
  <w:style w:type="paragraph" w:styleId="Ttulo9">
    <w:name w:val="heading 9"/>
    <w:basedOn w:val="Ttulo3"/>
    <w:next w:val="Normal"/>
    <w:qFormat w:val="1"/>
    <w:rsid w:val="00C407C2"/>
    <w:pPr>
      <w:numPr>
        <w:ilvl w:val="0"/>
        <w:numId w:val="0"/>
      </w:numPr>
      <w:ind w:left="720" w:hanging="720"/>
      <w:jc w:val="center"/>
      <w:outlineLvl w:val="8"/>
    </w:p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Corpodetexto">
    <w:name w:val="Body Text"/>
    <w:basedOn w:val="Normal"/>
    <w:link w:val="CorpodetextoChar"/>
    <w:pPr>
      <w:suppressAutoHyphens w:val="1"/>
    </w:pPr>
    <w:rPr>
      <w:rFonts w:ascii="Book Antiqua" w:hAnsi="Book Antiqua"/>
      <w:sz w:val="20"/>
      <w:szCs w:val="20"/>
    </w:rPr>
  </w:style>
  <w:style w:type="character" w:styleId="strongtext" w:customStyle="1">
    <w:name w:val="strong_text"/>
    <w:basedOn w:val="Fontepargpadro"/>
  </w:style>
  <w:style w:type="character" w:styleId="nfase">
    <w:name w:val="Emphasis"/>
    <w:qFormat w:val="1"/>
    <w:rPr>
      <w:i w:val="1"/>
      <w:iCs w:val="1"/>
    </w:rPr>
  </w:style>
  <w:style w:type="paragraph" w:styleId="Recuodecorpodetexto">
    <w:name w:val="Body Text Indent"/>
    <w:basedOn w:val="Normal"/>
    <w:link w:val="RecuodecorpodetextoChar"/>
    <w:pPr>
      <w:suppressAutoHyphens w:val="1"/>
      <w:ind w:firstLine="1680"/>
    </w:pPr>
    <w:rPr>
      <w:rFonts w:cs="Arial"/>
      <w:szCs w:val="20"/>
    </w:rPr>
  </w:style>
  <w:style w:type="paragraph" w:styleId="Recuodecorpodetexto2">
    <w:name w:val="Body Text Indent 2"/>
    <w:basedOn w:val="Normal"/>
    <w:pPr>
      <w:suppressAutoHyphens w:val="1"/>
      <w:spacing w:after="120" w:line="480" w:lineRule="auto"/>
      <w:ind w:left="283"/>
    </w:pPr>
    <w:rPr>
      <w:sz w:val="20"/>
      <w:szCs w:val="20"/>
    </w:rPr>
  </w:style>
  <w:style w:type="paragraph" w:styleId="WW-Recuodecorpodetexto2" w:customStyle="1">
    <w:name w:val="WW-Recuo de corpo de texto 2"/>
    <w:basedOn w:val="Normal"/>
    <w:pPr>
      <w:suppressAutoHyphens w:val="1"/>
      <w:ind w:left="3686" w:firstLine="1"/>
    </w:pPr>
    <w:rPr>
      <w:rFonts w:ascii="Book Antiqua" w:hAnsi="Book Antiqua"/>
      <w:sz w:val="20"/>
      <w:szCs w:val="20"/>
    </w:rPr>
  </w:style>
  <w:style w:type="paragraph" w:styleId="Recuodecorpodetexto3">
    <w:name w:val="Body Text Indent 3"/>
    <w:basedOn w:val="Normal"/>
    <w:pPr>
      <w:ind w:left="2280"/>
    </w:pPr>
    <w:rPr>
      <w:rFonts w:cs="Arial"/>
      <w:sz w:val="20"/>
    </w:rPr>
  </w:style>
  <w:style w:type="paragraph" w:styleId="NormalWeb">
    <w:name w:val="Normal (Web)"/>
    <w:basedOn w:val="Normal"/>
    <w:pPr>
      <w:spacing w:after="100" w:afterAutospacing="1" w:before="100" w:beforeAutospacing="1"/>
    </w:pPr>
    <w:rPr>
      <w:rFonts w:ascii="Arial Unicode MS" w:cs="Arial Unicode MS" w:eastAsia="Arial Unicode MS" w:hAnsi="Arial Unicode MS"/>
    </w:rPr>
  </w:style>
  <w:style w:type="character" w:styleId="Forte">
    <w:name w:val="Strong"/>
    <w:qFormat w:val="1"/>
    <w:rPr>
      <w:b w:val="1"/>
      <w:bCs w:val="1"/>
    </w:rPr>
  </w:style>
  <w:style w:type="paragraph" w:styleId="Default" w:customStyle="1">
    <w:name w:val="Default"/>
    <w:pPr>
      <w:autoSpaceDE w:val="0"/>
      <w:autoSpaceDN w:val="0"/>
      <w:adjustRightInd w:val="0"/>
    </w:pPr>
    <w:rPr>
      <w:rFonts w:ascii="Verdana" w:hAnsi="Verdana"/>
      <w:color w:val="000000"/>
      <w:sz w:val="24"/>
      <w:szCs w:val="24"/>
    </w:rPr>
  </w:style>
  <w:style w:type="character" w:styleId="Hyperlink">
    <w:name w:val="Hyperlink"/>
    <w:uiPriority w:val="99"/>
    <w:rPr>
      <w:color w:val="0000ff"/>
      <w:u w:val="single"/>
    </w:rPr>
  </w:style>
  <w:style w:type="paragraph" w:styleId="WW-NormalWeb" w:customStyle="1">
    <w:name w:val="WW-Normal (Web)"/>
    <w:basedOn w:val="Normal"/>
    <w:pPr>
      <w:suppressAutoHyphens w:val="1"/>
      <w:spacing w:after="100" w:before="100"/>
    </w:pPr>
    <w:rPr>
      <w:rFonts w:ascii="Verdana" w:hAnsi="Verdana"/>
      <w:color w:val="000080"/>
      <w:sz w:val="18"/>
      <w:szCs w:val="20"/>
    </w:rPr>
  </w:style>
  <w:style w:type="paragraph" w:styleId="EstiloCorpodetexto2ArialChar" w:customStyle="1">
    <w:name w:val="Estilo Corpo de texto 2 + Arial Char"/>
    <w:basedOn w:val="Default"/>
    <w:next w:val="Default"/>
    <w:pPr>
      <w:spacing w:after="120" w:before="120"/>
    </w:pPr>
    <w:rPr>
      <w:rFonts w:ascii="Arial" w:hAnsi="Arial"/>
      <w:color w:val="auto"/>
      <w:sz w:val="20"/>
    </w:rPr>
  </w:style>
  <w:style w:type="paragraph" w:styleId="Corpodetexto2">
    <w:name w:val="Body Text 2"/>
    <w:basedOn w:val="Default"/>
    <w:next w:val="Default"/>
    <w:pPr>
      <w:spacing w:after="120" w:before="120"/>
    </w:pPr>
    <w:rPr>
      <w:rFonts w:ascii="Arial" w:hAnsi="Arial"/>
      <w:color w:val="auto"/>
      <w:sz w:val="20"/>
    </w:rPr>
  </w:style>
  <w:style w:type="paragraph" w:styleId="citaodireta" w:customStyle="1">
    <w:name w:val="citação direta"/>
    <w:basedOn w:val="Default"/>
    <w:next w:val="Default"/>
    <w:pPr>
      <w:spacing w:after="120" w:before="120"/>
    </w:pPr>
    <w:rPr>
      <w:rFonts w:ascii="Arial" w:hAnsi="Arial"/>
      <w:color w:val="auto"/>
      <w:sz w:val="20"/>
    </w:rPr>
  </w:style>
  <w:style w:type="character" w:styleId="Nmerodepgina">
    <w:name w:val="page number"/>
    <w:basedOn w:val="Fontepargpadro"/>
  </w:style>
  <w:style w:type="paragraph" w:styleId="Cabealho">
    <w:name w:val="header"/>
    <w:basedOn w:val="Normal"/>
    <w:link w:val="CabealhoChar"/>
    <w:uiPriority w:val="99"/>
    <w:pPr>
      <w:tabs>
        <w:tab w:val="center" w:pos="4419"/>
        <w:tab w:val="right" w:pos="8838"/>
      </w:tabs>
    </w:pPr>
    <w:rPr>
      <w:rFonts w:ascii="Times New Roman" w:hAnsi="Times New Roman"/>
    </w:rPr>
  </w:style>
  <w:style w:type="paragraph" w:styleId="Textoembloco">
    <w:name w:val="Block Text"/>
    <w:basedOn w:val="Normal"/>
    <w:pPr>
      <w:spacing w:line="480" w:lineRule="auto"/>
      <w:ind w:left="2482" w:right="357"/>
    </w:pPr>
    <w:rPr>
      <w:rFonts w:ascii="Times New Roman" w:hAnsi="Times New Roman"/>
      <w:b w:val="1"/>
      <w:bCs w:val="1"/>
      <w:iCs w:val="1"/>
    </w:rPr>
  </w:style>
  <w:style w:type="paragraph" w:styleId="Rodap">
    <w:name w:val="footer"/>
    <w:basedOn w:val="Normal"/>
    <w:link w:val="RodapChar"/>
    <w:uiPriority w:val="99"/>
    <w:pPr>
      <w:tabs>
        <w:tab w:val="center" w:pos="4419"/>
        <w:tab w:val="right" w:pos="8838"/>
      </w:tabs>
    </w:pPr>
  </w:style>
  <w:style w:type="paragraph" w:styleId="Estilo" w:customStyle="1">
    <w:name w:val="Estilo"/>
    <w:rsid w:val="00877CF9"/>
    <w:pPr>
      <w:widowControl w:val="0"/>
      <w:autoSpaceDE w:val="0"/>
      <w:autoSpaceDN w:val="0"/>
      <w:adjustRightInd w:val="0"/>
    </w:pPr>
    <w:rPr>
      <w:rFonts w:ascii="Arial" w:cs="Arial" w:hAnsi="Arial"/>
      <w:sz w:val="24"/>
      <w:szCs w:val="24"/>
    </w:rPr>
  </w:style>
  <w:style w:type="paragraph" w:styleId="western" w:customStyle="1">
    <w:name w:val="western"/>
    <w:basedOn w:val="Normal"/>
    <w:rsid w:val="00BB2747"/>
    <w:pPr>
      <w:spacing w:after="119" w:before="100" w:beforeAutospacing="1"/>
    </w:pPr>
    <w:rPr>
      <w:rFonts w:ascii="Times New Roman" w:hAnsi="Times New Roman"/>
    </w:rPr>
  </w:style>
  <w:style w:type="character" w:styleId="postbody1" w:customStyle="1">
    <w:name w:val="postbody1"/>
    <w:rsid w:val="008B30BE"/>
    <w:rPr>
      <w:sz w:val="21"/>
      <w:szCs w:val="21"/>
    </w:rPr>
  </w:style>
  <w:style w:type="character" w:styleId="HiperlinkVisitado">
    <w:name w:val="FollowedHyperlink"/>
    <w:rsid w:val="00D26186"/>
    <w:rPr>
      <w:color w:val="800080"/>
      <w:u w:val="single"/>
    </w:rPr>
  </w:style>
  <w:style w:type="table" w:styleId="Tabelacomgrade">
    <w:name w:val="Table Grid"/>
    <w:basedOn w:val="Tabelanormal"/>
    <w:uiPriority w:val="59"/>
    <w:rsid w:val="009B5C2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 w:customStyle="1">
    <w:name w:val="texto"/>
    <w:basedOn w:val="Fontepargpadro"/>
    <w:rsid w:val="00847C35"/>
  </w:style>
  <w:style w:type="paragraph" w:styleId="Recuodecorpodetexto31" w:customStyle="1">
    <w:name w:val="Recuo de corpo de texto 31"/>
    <w:basedOn w:val="Normal"/>
    <w:rsid w:val="00F55E82"/>
    <w:pPr>
      <w:suppressAutoHyphens w:val="1"/>
      <w:ind w:left="2280"/>
    </w:pPr>
    <w:rPr>
      <w:rFonts w:cs="Arial"/>
      <w:sz w:val="20"/>
      <w:lang w:eastAsia="ar-SA"/>
    </w:rPr>
  </w:style>
  <w:style w:type="paragraph" w:styleId="style1" w:customStyle="1">
    <w:name w:val="style1"/>
    <w:basedOn w:val="Normal"/>
    <w:rsid w:val="00B91172"/>
    <w:pPr>
      <w:spacing w:after="100" w:afterAutospacing="1" w:before="100" w:beforeAutospacing="1"/>
    </w:pPr>
    <w:rPr>
      <w:rFonts w:ascii="Times New Roman" w:hAnsi="Times New Roman"/>
      <w:color w:val="000000"/>
    </w:rPr>
  </w:style>
  <w:style w:type="character" w:styleId="textomateria" w:customStyle="1">
    <w:name w:val="textomateria"/>
    <w:basedOn w:val="Fontepargpadro"/>
    <w:rsid w:val="00F9766B"/>
  </w:style>
  <w:style w:type="paragraph" w:styleId="Textodenotaderodap">
    <w:name w:val="footnote text"/>
    <w:basedOn w:val="Normal"/>
    <w:semiHidden w:val="1"/>
    <w:rsid w:val="00B310DE"/>
    <w:rPr>
      <w:sz w:val="20"/>
      <w:szCs w:val="20"/>
    </w:rPr>
  </w:style>
  <w:style w:type="character" w:styleId="Refdenotaderodap">
    <w:name w:val="footnote reference"/>
    <w:semiHidden w:val="1"/>
    <w:rsid w:val="00B310DE"/>
    <w:rPr>
      <w:vertAlign w:val="superscript"/>
    </w:rPr>
  </w:style>
  <w:style w:type="paragraph" w:styleId="Textodebalo">
    <w:name w:val="Balloon Text"/>
    <w:basedOn w:val="Normal"/>
    <w:link w:val="TextodebaloChar"/>
    <w:rsid w:val="00EC5AEB"/>
    <w:rPr>
      <w:rFonts w:ascii="Tahoma" w:cs="Tahoma" w:hAnsi="Tahoma"/>
      <w:sz w:val="16"/>
      <w:szCs w:val="16"/>
    </w:rPr>
  </w:style>
  <w:style w:type="character" w:styleId="TextodebaloChar" w:customStyle="1">
    <w:name w:val="Texto de balão Char"/>
    <w:link w:val="Textodebalo"/>
    <w:rsid w:val="00EC5AEB"/>
    <w:rPr>
      <w:rFonts w:ascii="Tahoma" w:cs="Tahoma" w:hAnsi="Tahoma"/>
      <w:sz w:val="16"/>
      <w:szCs w:val="16"/>
    </w:rPr>
  </w:style>
  <w:style w:type="character" w:styleId="Refdecomentrio">
    <w:name w:val="annotation reference"/>
    <w:rsid w:val="00C40A5A"/>
    <w:rPr>
      <w:sz w:val="16"/>
      <w:szCs w:val="16"/>
    </w:rPr>
  </w:style>
  <w:style w:type="paragraph" w:styleId="Textodecomentrio">
    <w:name w:val="annotation text"/>
    <w:basedOn w:val="Normal"/>
    <w:link w:val="TextodecomentrioChar"/>
    <w:rsid w:val="00C40A5A"/>
    <w:rPr>
      <w:sz w:val="20"/>
      <w:szCs w:val="20"/>
    </w:rPr>
  </w:style>
  <w:style w:type="character" w:styleId="TextodecomentrioChar" w:customStyle="1">
    <w:name w:val="Texto de comentário Char"/>
    <w:link w:val="Textodecomentrio"/>
    <w:rsid w:val="00C40A5A"/>
    <w:rPr>
      <w:rFonts w:ascii="Arial" w:hAnsi="Arial"/>
    </w:rPr>
  </w:style>
  <w:style w:type="paragraph" w:styleId="Assuntodocomentrio">
    <w:name w:val="annotation subject"/>
    <w:basedOn w:val="Textodecomentrio"/>
    <w:next w:val="Textodecomentrio"/>
    <w:link w:val="AssuntodocomentrioChar"/>
    <w:rsid w:val="00C40A5A"/>
    <w:rPr>
      <w:b w:val="1"/>
      <w:bCs w:val="1"/>
    </w:rPr>
  </w:style>
  <w:style w:type="character" w:styleId="AssuntodocomentrioChar" w:customStyle="1">
    <w:name w:val="Assunto do comentário Char"/>
    <w:link w:val="Assuntodocomentrio"/>
    <w:rsid w:val="00C40A5A"/>
    <w:rPr>
      <w:rFonts w:ascii="Arial" w:hAnsi="Arial"/>
      <w:b w:val="1"/>
      <w:bCs w:val="1"/>
    </w:rPr>
  </w:style>
  <w:style w:type="paragraph" w:styleId="Textbody" w:customStyle="1">
    <w:name w:val="Text body"/>
    <w:basedOn w:val="Normal"/>
    <w:rsid w:val="00B47425"/>
    <w:pPr>
      <w:widowControl w:val="0"/>
      <w:suppressAutoHyphens w:val="1"/>
      <w:autoSpaceDN w:val="0"/>
      <w:spacing w:after="120"/>
      <w:textAlignment w:val="baseline"/>
    </w:pPr>
    <w:rPr>
      <w:rFonts w:ascii="Times New Roman" w:cs="Tahoma" w:eastAsia="Arial Unicode MS" w:hAnsi="Times New Roman"/>
      <w:kern w:val="3"/>
    </w:rPr>
  </w:style>
  <w:style w:type="paragraph" w:styleId="capa105negrito" w:customStyle="1">
    <w:name w:val="capa 10.5 negrito"/>
    <w:autoRedefine w:val="1"/>
    <w:qFormat w:val="1"/>
    <w:rsid w:val="00D14462"/>
    <w:pPr>
      <w:jc w:val="center"/>
    </w:pPr>
    <w:rPr>
      <w:rFonts w:ascii="Arial" w:cs="Arial" w:hAnsi="Arial"/>
      <w:b w:val="1"/>
      <w:sz w:val="24"/>
      <w:szCs w:val="24"/>
    </w:rPr>
  </w:style>
  <w:style w:type="paragraph" w:styleId="capa12negrito" w:customStyle="1">
    <w:name w:val="capa 12 negrito"/>
    <w:basedOn w:val="capa105negrito"/>
    <w:autoRedefine w:val="1"/>
    <w:qFormat w:val="1"/>
    <w:rsid w:val="00327AF1"/>
    <w:rPr>
      <w:caps w:val="1"/>
    </w:rPr>
  </w:style>
  <w:style w:type="paragraph" w:styleId="C105SIMPLES" w:customStyle="1">
    <w:name w:val="C 10.5 SIMPLES"/>
    <w:basedOn w:val="capa105negrito"/>
    <w:qFormat w:val="1"/>
    <w:rsid w:val="00754A52"/>
    <w:pPr>
      <w:ind w:left="4395"/>
      <w:jc w:val="left"/>
    </w:pPr>
    <w:rPr>
      <w:b w:val="0"/>
    </w:rPr>
  </w:style>
  <w:style w:type="character" w:styleId="Ttulo4Char" w:customStyle="1">
    <w:name w:val="Título 4 Char"/>
    <w:link w:val="Ttulo4"/>
    <w:uiPriority w:val="9"/>
    <w:rsid w:val="008C51A5"/>
    <w:rPr>
      <w:rFonts w:ascii="Arial" w:hAnsi="Arial"/>
      <w:bCs w:val="1"/>
      <w:i w:val="1"/>
      <w:sz w:val="24"/>
      <w:szCs w:val="28"/>
    </w:rPr>
  </w:style>
  <w:style w:type="character" w:styleId="Ttulo5Char" w:customStyle="1">
    <w:name w:val="Título 5 Char"/>
    <w:link w:val="Ttulo5"/>
    <w:uiPriority w:val="9"/>
    <w:rsid w:val="00E1357B"/>
    <w:rPr>
      <w:rFonts w:ascii="Calibri" w:hAnsi="Calibri"/>
      <w:b w:val="1"/>
      <w:bCs w:val="1"/>
      <w:i w:val="1"/>
      <w:iCs w:val="1"/>
      <w:sz w:val="26"/>
      <w:szCs w:val="26"/>
    </w:rPr>
  </w:style>
  <w:style w:type="character" w:styleId="Ttulo7Char" w:customStyle="1">
    <w:name w:val="Título 7 Char"/>
    <w:link w:val="Ttulo7"/>
    <w:uiPriority w:val="9"/>
    <w:rsid w:val="00C407C2"/>
    <w:rPr>
      <w:rFonts w:ascii="Arial" w:cs="Arial" w:hAnsi="Arial"/>
      <w:b w:val="1"/>
      <w:caps w:val="1"/>
      <w:sz w:val="24"/>
      <w:szCs w:val="24"/>
    </w:rPr>
  </w:style>
  <w:style w:type="character" w:styleId="Ttulo8Char" w:customStyle="1">
    <w:name w:val="Título 8 Char"/>
    <w:link w:val="Ttulo8"/>
    <w:uiPriority w:val="9"/>
    <w:rsid w:val="00C407C2"/>
    <w:rPr>
      <w:rFonts w:ascii="Arial" w:cs="Arial" w:hAnsi="Arial"/>
      <w:b w:val="1"/>
      <w:caps w:val="1"/>
      <w:sz w:val="24"/>
      <w:szCs w:val="24"/>
    </w:rPr>
  </w:style>
  <w:style w:type="paragraph" w:styleId="PargrafodaLista">
    <w:name w:val="List Paragraph"/>
    <w:basedOn w:val="Normal"/>
    <w:uiPriority w:val="34"/>
    <w:qFormat w:val="1"/>
    <w:rsid w:val="00526264"/>
    <w:pPr>
      <w:spacing w:after="200" w:line="276" w:lineRule="auto"/>
      <w:ind w:left="720"/>
      <w:contextualSpacing w:val="1"/>
    </w:pPr>
    <w:rPr>
      <w:rFonts w:ascii="Calibri" w:eastAsia="Calibri" w:hAnsi="Calibri"/>
      <w:sz w:val="22"/>
      <w:szCs w:val="22"/>
      <w:lang w:eastAsia="en-US"/>
    </w:rPr>
  </w:style>
  <w:style w:type="paragraph" w:styleId="Sumrio1">
    <w:name w:val="toc 1"/>
    <w:basedOn w:val="Normal"/>
    <w:next w:val="Normal"/>
    <w:autoRedefine w:val="1"/>
    <w:uiPriority w:val="39"/>
    <w:unhideWhenUsed w:val="1"/>
    <w:rsid w:val="008D6390"/>
    <w:pPr>
      <w:tabs>
        <w:tab w:val="right" w:leader="dot" w:pos="9062"/>
      </w:tabs>
      <w:spacing w:line="240" w:lineRule="auto"/>
      <w:ind w:left="1021" w:hanging="1021"/>
    </w:pPr>
    <w:rPr>
      <w:b w:val="1"/>
      <w:caps w:val="1"/>
    </w:rPr>
  </w:style>
  <w:style w:type="paragraph" w:styleId="Sumrio2">
    <w:name w:val="toc 2"/>
    <w:basedOn w:val="Normal"/>
    <w:next w:val="Normal"/>
    <w:autoRedefine w:val="1"/>
    <w:uiPriority w:val="39"/>
    <w:unhideWhenUsed w:val="1"/>
    <w:rsid w:val="008B514A"/>
    <w:pPr>
      <w:spacing w:before="0" w:line="240" w:lineRule="auto"/>
      <w:ind w:left="1021" w:hanging="1021"/>
    </w:pPr>
    <w:rPr>
      <w:b w:val="1"/>
    </w:rPr>
  </w:style>
  <w:style w:type="paragraph" w:styleId="Sumrio3">
    <w:name w:val="toc 3"/>
    <w:basedOn w:val="Normal"/>
    <w:next w:val="Normal"/>
    <w:autoRedefine w:val="1"/>
    <w:uiPriority w:val="39"/>
    <w:unhideWhenUsed w:val="1"/>
    <w:rsid w:val="008B514A"/>
    <w:pPr>
      <w:spacing w:before="0" w:line="240" w:lineRule="auto"/>
      <w:ind w:left="1021" w:hanging="1021"/>
    </w:pPr>
  </w:style>
  <w:style w:type="paragraph" w:styleId="CabealhodoSumrio">
    <w:name w:val="TOC Heading"/>
    <w:basedOn w:val="Ttulo1"/>
    <w:next w:val="Normal"/>
    <w:uiPriority w:val="39"/>
    <w:semiHidden w:val="1"/>
    <w:unhideWhenUsed w:val="1"/>
    <w:qFormat w:val="1"/>
    <w:rsid w:val="00EC1B56"/>
    <w:pPr>
      <w:keepLines w:val="1"/>
      <w:numPr>
        <w:numId w:val="0"/>
      </w:numPr>
      <w:spacing w:before="480" w:line="276" w:lineRule="auto"/>
      <w:jc w:val="left"/>
      <w:outlineLvl w:val="9"/>
    </w:pPr>
    <w:rPr>
      <w:rFonts w:ascii="Cambria" w:cs="Times New Roman" w:hAnsi="Cambria"/>
      <w:bCs w:val="1"/>
      <w:color w:val="365f91"/>
      <w:szCs w:val="28"/>
    </w:rPr>
  </w:style>
  <w:style w:type="character" w:styleId="CabealhoChar" w:customStyle="1">
    <w:name w:val="Cabeçalho Char"/>
    <w:link w:val="Cabealho"/>
    <w:uiPriority w:val="99"/>
    <w:rsid w:val="00EC1B56"/>
    <w:rPr>
      <w:sz w:val="24"/>
      <w:szCs w:val="24"/>
    </w:rPr>
  </w:style>
  <w:style w:type="character" w:styleId="RodapChar" w:customStyle="1">
    <w:name w:val="Rodapé Char"/>
    <w:link w:val="Rodap"/>
    <w:uiPriority w:val="99"/>
    <w:rsid w:val="00EC1B56"/>
    <w:rPr>
      <w:rFonts w:ascii="Arial" w:hAnsi="Arial"/>
      <w:sz w:val="24"/>
      <w:szCs w:val="24"/>
    </w:rPr>
  </w:style>
  <w:style w:type="paragraph" w:styleId="capa14negrito" w:customStyle="1">
    <w:name w:val="capa 14 negrito"/>
    <w:basedOn w:val="capa12negrito"/>
    <w:qFormat w:val="1"/>
    <w:rsid w:val="00327AF1"/>
    <w:rPr>
      <w:color w:val="000000"/>
      <w:sz w:val="28"/>
    </w:rPr>
  </w:style>
  <w:style w:type="paragraph" w:styleId="Legenda">
    <w:name w:val="caption"/>
    <w:basedOn w:val="Normal"/>
    <w:next w:val="Normal"/>
    <w:autoRedefine w:val="1"/>
    <w:uiPriority w:val="35"/>
    <w:unhideWhenUsed w:val="1"/>
    <w:qFormat w:val="1"/>
    <w:rsid w:val="008D31B6"/>
    <w:pPr>
      <w:spacing w:after="240" w:line="240" w:lineRule="auto"/>
      <w:ind w:firstLine="0"/>
      <w:jc w:val="center"/>
    </w:pPr>
    <w:rPr>
      <w:b w:val="1"/>
      <w:bCs w:val="1"/>
      <w:sz w:val="20"/>
      <w:szCs w:val="20"/>
    </w:rPr>
  </w:style>
  <w:style w:type="paragraph" w:styleId="fichacatalogarfica" w:customStyle="1">
    <w:name w:val="ficha catalogarfica"/>
    <w:basedOn w:val="Normal"/>
    <w:qFormat w:val="1"/>
    <w:rsid w:val="00861830"/>
    <w:pPr>
      <w:spacing w:before="0" w:line="240" w:lineRule="auto"/>
      <w:ind w:firstLine="113"/>
    </w:pPr>
    <w:rPr>
      <w:rFonts w:cs="Arial"/>
      <w:sz w:val="21"/>
    </w:rPr>
  </w:style>
  <w:style w:type="paragraph" w:styleId="SemEspaamento">
    <w:name w:val="No Spacing"/>
    <w:link w:val="SemEspaamentoChar"/>
    <w:uiPriority w:val="1"/>
    <w:qFormat w:val="1"/>
    <w:rsid w:val="00C377E7"/>
    <w:rPr>
      <w:rFonts w:ascii="Calibri" w:hAnsi="Calibri"/>
      <w:sz w:val="22"/>
      <w:szCs w:val="22"/>
    </w:rPr>
  </w:style>
  <w:style w:type="character" w:styleId="SemEspaamentoChar" w:customStyle="1">
    <w:name w:val="Sem Espaçamento Char"/>
    <w:link w:val="SemEspaamento"/>
    <w:uiPriority w:val="1"/>
    <w:rsid w:val="00C377E7"/>
    <w:rPr>
      <w:rFonts w:ascii="Calibri" w:hAnsi="Calibri"/>
      <w:sz w:val="22"/>
      <w:szCs w:val="22"/>
    </w:rPr>
  </w:style>
  <w:style w:type="paragraph" w:styleId="Capa12justificado" w:customStyle="1">
    <w:name w:val="Capa 12 justificado"/>
    <w:basedOn w:val="capa12negrito"/>
    <w:qFormat w:val="1"/>
    <w:rsid w:val="007C2F41"/>
    <w:pPr>
      <w:spacing w:line="360" w:lineRule="auto"/>
      <w:ind w:firstLine="1134"/>
      <w:jc w:val="both"/>
    </w:pPr>
    <w:rPr>
      <w:b w:val="0"/>
      <w:caps w:val="0"/>
    </w:rPr>
  </w:style>
  <w:style w:type="paragraph" w:styleId="capa105" w:customStyle="1">
    <w:name w:val="capa 10.5"/>
    <w:basedOn w:val="Capa12justificado"/>
    <w:qFormat w:val="1"/>
    <w:rsid w:val="007C2F41"/>
    <w:rPr>
      <w:sz w:val="21"/>
    </w:rPr>
  </w:style>
  <w:style w:type="paragraph" w:styleId="resumo" w:customStyle="1">
    <w:name w:val="resumo"/>
    <w:basedOn w:val="Normal"/>
    <w:qFormat w:val="1"/>
    <w:rsid w:val="0073107E"/>
    <w:pPr>
      <w:spacing w:after="480" w:before="480" w:line="240" w:lineRule="auto"/>
      <w:ind w:firstLine="0"/>
    </w:pPr>
  </w:style>
  <w:style w:type="paragraph" w:styleId="sumario" w:customStyle="1">
    <w:name w:val="sumario"/>
    <w:basedOn w:val="Sumrio2"/>
    <w:next w:val="Assuntodocomentrio"/>
    <w:qFormat w:val="1"/>
    <w:rsid w:val="00645D11"/>
    <w:pPr>
      <w:tabs>
        <w:tab w:val="left" w:pos="567"/>
        <w:tab w:val="left" w:pos="1760"/>
        <w:tab w:val="right" w:leader="dot" w:pos="9062"/>
      </w:tabs>
      <w:ind w:firstLine="0"/>
    </w:pPr>
    <w:rPr>
      <w:noProof w:val="1"/>
    </w:rPr>
  </w:style>
  <w:style w:type="paragraph" w:styleId="ndicedeilustraes">
    <w:name w:val="table of figures"/>
    <w:basedOn w:val="Normal"/>
    <w:next w:val="Normal"/>
    <w:uiPriority w:val="99"/>
    <w:unhideWhenUsed w:val="1"/>
    <w:rsid w:val="007A1D00"/>
    <w:pPr>
      <w:spacing w:line="240" w:lineRule="auto"/>
      <w:ind w:left="1361" w:right="454" w:hanging="1361"/>
    </w:pPr>
  </w:style>
  <w:style w:type="paragraph" w:styleId="referencias" w:customStyle="1">
    <w:name w:val="referencias"/>
    <w:basedOn w:val="Normal"/>
    <w:qFormat w:val="1"/>
    <w:rsid w:val="00922EF6"/>
    <w:pPr>
      <w:autoSpaceDE w:val="0"/>
      <w:autoSpaceDN w:val="0"/>
      <w:adjustRightInd w:val="0"/>
      <w:spacing w:before="0" w:line="240" w:lineRule="auto"/>
      <w:ind w:firstLine="0"/>
      <w:jc w:val="left"/>
    </w:pPr>
    <w:rPr>
      <w:rFonts w:cs="Arial"/>
    </w:rPr>
  </w:style>
  <w:style w:type="paragraph" w:styleId="Capa12neg88" w:customStyle="1">
    <w:name w:val="Capa 12 neg 88%"/>
    <w:basedOn w:val="capa12negrito"/>
    <w:qFormat w:val="1"/>
    <w:rsid w:val="00CD2DBE"/>
    <w:rPr>
      <w:w w:val="88"/>
    </w:rPr>
  </w:style>
  <w:style w:type="paragraph" w:styleId="dedicatria" w:customStyle="1">
    <w:name w:val="dedicatória"/>
    <w:basedOn w:val="Capa12justificado"/>
    <w:qFormat w:val="1"/>
    <w:rsid w:val="0071521D"/>
    <w:pPr>
      <w:spacing w:line="240" w:lineRule="auto"/>
      <w:ind w:firstLine="0"/>
      <w:jc w:val="right"/>
    </w:pPr>
  </w:style>
  <w:style w:type="paragraph" w:styleId="textotabela" w:customStyle="1">
    <w:name w:val="texto tabela"/>
    <w:basedOn w:val="Legenda"/>
    <w:qFormat w:val="1"/>
    <w:rsid w:val="009178EF"/>
    <w:pPr>
      <w:spacing w:after="0" w:before="0" w:line="360" w:lineRule="auto"/>
    </w:pPr>
  </w:style>
  <w:style w:type="paragraph" w:styleId="Citao">
    <w:name w:val="Quote"/>
    <w:basedOn w:val="Normal"/>
    <w:next w:val="Normal"/>
    <w:link w:val="CitaoChar"/>
    <w:uiPriority w:val="29"/>
    <w:qFormat w:val="1"/>
    <w:rsid w:val="00050BA3"/>
    <w:pPr>
      <w:spacing w:after="120" w:line="240" w:lineRule="auto"/>
      <w:ind w:left="2268" w:firstLine="0"/>
    </w:pPr>
    <w:rPr>
      <w:iCs w:val="1"/>
      <w:color w:val="000000"/>
      <w:sz w:val="20"/>
    </w:rPr>
  </w:style>
  <w:style w:type="character" w:styleId="CitaoChar" w:customStyle="1">
    <w:name w:val="Citação Char"/>
    <w:link w:val="Citao"/>
    <w:uiPriority w:val="29"/>
    <w:rsid w:val="00050BA3"/>
    <w:rPr>
      <w:rFonts w:ascii="Arial" w:hAnsi="Arial"/>
      <w:iCs w:val="1"/>
      <w:color w:val="000000"/>
      <w:szCs w:val="24"/>
    </w:rPr>
  </w:style>
  <w:style w:type="paragraph" w:styleId="Capa12centralizado" w:customStyle="1">
    <w:name w:val="Capa 12 centralizado"/>
    <w:basedOn w:val="Capa12justificado"/>
    <w:qFormat w:val="1"/>
    <w:rsid w:val="00327AF1"/>
    <w:pPr>
      <w:jc w:val="center"/>
    </w:pPr>
  </w:style>
  <w:style w:type="paragraph" w:styleId="Sumrio4">
    <w:name w:val="toc 4"/>
    <w:basedOn w:val="Normal"/>
    <w:next w:val="Normal"/>
    <w:autoRedefine w:val="1"/>
    <w:uiPriority w:val="39"/>
    <w:unhideWhenUsed w:val="1"/>
    <w:rsid w:val="00674308"/>
    <w:pPr>
      <w:spacing w:before="0" w:line="240" w:lineRule="auto"/>
      <w:ind w:left="1021" w:hanging="1021"/>
    </w:pPr>
    <w:rPr>
      <w:i w:val="1"/>
    </w:rPr>
  </w:style>
  <w:style w:type="paragraph" w:styleId="Sumrio5">
    <w:name w:val="toc 5"/>
    <w:basedOn w:val="Normal"/>
    <w:next w:val="Normal"/>
    <w:autoRedefine w:val="1"/>
    <w:uiPriority w:val="39"/>
    <w:unhideWhenUsed w:val="1"/>
    <w:rsid w:val="0012025A"/>
    <w:pPr>
      <w:spacing w:before="0"/>
      <w:ind w:left="1021" w:hanging="1021"/>
    </w:pPr>
    <w:rPr>
      <w:i w:val="1"/>
    </w:rPr>
  </w:style>
  <w:style w:type="paragraph" w:styleId="EstiloLegendaFonte" w:customStyle="1">
    <w:name w:val="Estilo Legenda Fonte"/>
    <w:basedOn w:val="Legenda"/>
    <w:rsid w:val="008C51A5"/>
    <w:rPr>
      <w:b w:val="0"/>
      <w:bCs w:val="0"/>
    </w:rPr>
  </w:style>
  <w:style w:type="paragraph" w:styleId="Sumrio6">
    <w:name w:val="toc 6"/>
    <w:basedOn w:val="Normal"/>
    <w:next w:val="Normal"/>
    <w:autoRedefine w:val="1"/>
    <w:uiPriority w:val="39"/>
    <w:semiHidden w:val="1"/>
    <w:unhideWhenUsed w:val="1"/>
    <w:rsid w:val="008B514A"/>
    <w:pPr>
      <w:spacing w:after="100"/>
      <w:ind w:left="1200"/>
    </w:pPr>
  </w:style>
  <w:style w:type="paragraph" w:styleId="Fontefiguras" w:customStyle="1">
    <w:name w:val="Fonte (figuras"/>
    <w:aliases w:val="tabelas,quadros)"/>
    <w:basedOn w:val="Legenda"/>
    <w:next w:val="Normal"/>
    <w:qFormat w:val="1"/>
    <w:rsid w:val="006406DD"/>
    <w:pPr>
      <w:ind w:left="3261"/>
      <w:jc w:val="left"/>
    </w:pPr>
    <w:rPr>
      <w:b w:val="0"/>
    </w:rPr>
  </w:style>
  <w:style w:type="paragraph" w:styleId="Sumrio8">
    <w:name w:val="toc 8"/>
    <w:basedOn w:val="Sumrio7"/>
    <w:next w:val="Normal"/>
    <w:autoRedefine w:val="1"/>
    <w:uiPriority w:val="39"/>
    <w:unhideWhenUsed w:val="1"/>
    <w:rsid w:val="004D747D"/>
  </w:style>
  <w:style w:type="paragraph" w:styleId="Sumrio7">
    <w:name w:val="toc 7"/>
    <w:basedOn w:val="Normal"/>
    <w:next w:val="Normal"/>
    <w:autoRedefine w:val="1"/>
    <w:uiPriority w:val="39"/>
    <w:unhideWhenUsed w:val="1"/>
    <w:rsid w:val="00744D7C"/>
    <w:pPr>
      <w:spacing w:line="240" w:lineRule="auto"/>
      <w:ind w:left="2042" w:hanging="1021"/>
    </w:pPr>
    <w:rPr>
      <w:b w:val="1"/>
    </w:rPr>
  </w:style>
  <w:style w:type="paragraph" w:styleId="Sumrio9">
    <w:name w:val="toc 9"/>
    <w:basedOn w:val="Sumrio7"/>
    <w:next w:val="Normal"/>
    <w:autoRedefine w:val="1"/>
    <w:uiPriority w:val="39"/>
    <w:unhideWhenUsed w:val="1"/>
    <w:rsid w:val="004D747D"/>
    <w:rPr>
      <w:b w:val="0"/>
    </w:rPr>
  </w:style>
  <w:style w:type="character" w:styleId="CorpodetextoChar" w:customStyle="1">
    <w:name w:val="Corpo de texto Char"/>
    <w:basedOn w:val="Fontepargpadro"/>
    <w:link w:val="Corpodetexto"/>
    <w:rsid w:val="00AD278C"/>
    <w:rPr>
      <w:rFonts w:ascii="Book Antiqua" w:hAnsi="Book Antiqua"/>
    </w:rPr>
  </w:style>
  <w:style w:type="character" w:styleId="RecuodecorpodetextoChar" w:customStyle="1">
    <w:name w:val="Recuo de corpo de texto Char"/>
    <w:basedOn w:val="Fontepargpadro"/>
    <w:link w:val="Recuodecorpodetexto"/>
    <w:rsid w:val="00AD278C"/>
    <w:rPr>
      <w:rFonts w:ascii="Arial" w:cs="Arial" w:hAnsi="Arial"/>
      <w:sz w:val="24"/>
    </w:rPr>
  </w:style>
  <w:style w:type="paragraph" w:styleId="Numerada">
    <w:name w:val="List Number"/>
    <w:basedOn w:val="Normal"/>
    <w:uiPriority w:val="99"/>
    <w:unhideWhenUsed w:val="1"/>
    <w:qFormat w:val="1"/>
    <w:rsid w:val="004D43A4"/>
    <w:pPr>
      <w:numPr>
        <w:numId w:val="2"/>
      </w:numPr>
    </w:pPr>
  </w:style>
  <w:style w:type="paragraph" w:styleId="Numerada2">
    <w:name w:val="List Number 2"/>
    <w:basedOn w:val="Numerada"/>
    <w:uiPriority w:val="99"/>
    <w:unhideWhenUsed w:val="1"/>
    <w:qFormat w:val="1"/>
    <w:rsid w:val="004D43A4"/>
    <w:pPr>
      <w:numPr>
        <w:numId w:val="13"/>
      </w:numPr>
      <w:ind w:left="1985"/>
    </w:pPr>
  </w:style>
  <w:style w:type="paragraph" w:styleId="LegendaEquaes" w:customStyle="1">
    <w:name w:val="Legenda Equações"/>
    <w:basedOn w:val="Legenda"/>
    <w:qFormat w:val="1"/>
    <w:rsid w:val="00DB070F"/>
    <w:rPr>
      <w:b w:val="0"/>
      <w:sz w:val="24"/>
    </w:rPr>
  </w:style>
  <w:style w:type="character" w:styleId="MenoPendente1" w:customStyle="1">
    <w:name w:val="Menção Pendente1"/>
    <w:basedOn w:val="Fontepargpadro"/>
    <w:uiPriority w:val="99"/>
    <w:semiHidden w:val="1"/>
    <w:unhideWhenUsed w:val="1"/>
    <w:rsid w:val="00B0049C"/>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footer" Target="footer1.xml"/><Relationship Id="rId22" Type="http://schemas.openxmlformats.org/officeDocument/2006/relationships/image" Target="media/image3.png"/><Relationship Id="rId10" Type="http://schemas.openxmlformats.org/officeDocument/2006/relationships/header" Target="header2.xml"/><Relationship Id="rId21" Type="http://schemas.openxmlformats.org/officeDocument/2006/relationships/image" Target="media/image4.png"/><Relationship Id="rId13" Type="http://schemas.openxmlformats.org/officeDocument/2006/relationships/hyperlink" Target="http://ficha.florianopolis.ifsc.edu.br/" TargetMode="External"/><Relationship Id="rId24" Type="http://schemas.openxmlformats.org/officeDocument/2006/relationships/header" Target="header3.xml"/><Relationship Id="rId12" Type="http://schemas.openxmlformats.org/officeDocument/2006/relationships/footer" Target="footer2.xml"/><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numbering" Target="numbering.xml"/><Relationship Id="rId19" Type="http://schemas.openxmlformats.org/officeDocument/2006/relationships/image" Target="media/image8.png"/><Relationship Id="rId6" Type="http://schemas.openxmlformats.org/officeDocument/2006/relationships/styles" Target="styles.xml"/><Relationship Id="rId18" Type="http://schemas.openxmlformats.org/officeDocument/2006/relationships/image" Target="media/image10.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8J5eRCEFzml4b0rorpPXkDTHYw==">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2021-10-28T18:09:00Z</dcterms:created>
  <dc:creator>cristiane.massena</dc:creator>
</cp:coreProperties>
</file>